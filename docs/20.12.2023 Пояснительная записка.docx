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EC59B2" w14:textId="77777777" w:rsidR="001632A7" w:rsidRDefault="001632A7" w:rsidP="001632A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РФ</w:t>
      </w:r>
    </w:p>
    <w:p w14:paraId="3F39A914" w14:textId="77777777" w:rsidR="001632A7" w:rsidRDefault="001632A7" w:rsidP="001632A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22182C93" w14:textId="77777777" w:rsidR="001632A7" w:rsidRDefault="001632A7" w:rsidP="001632A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ТОМСКИЙ ГОСУДАРСТВЕННЫЙ УНИВЕРСИТЕТ СИСТЕМ УПРАВЛЕНИЯ И РАДИОЭЛЕКТРОНИКИ (ТУСУР)</w:t>
      </w:r>
    </w:p>
    <w:p w14:paraId="1472C1BF" w14:textId="77777777" w:rsidR="001632A7" w:rsidRDefault="001632A7" w:rsidP="001632A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117F74A9" w14:textId="77777777" w:rsidR="001632A7" w:rsidRDefault="001632A7" w:rsidP="001632A7">
      <w:pPr>
        <w:rPr>
          <w:rFonts w:ascii="Times New Roman" w:hAnsi="Times New Roman" w:cs="Times New Roman"/>
          <w:sz w:val="28"/>
          <w:szCs w:val="28"/>
        </w:rPr>
      </w:pPr>
    </w:p>
    <w:p w14:paraId="61AB3AAE" w14:textId="77777777" w:rsidR="001632A7" w:rsidRDefault="001632A7" w:rsidP="001632A7">
      <w:pPr>
        <w:rPr>
          <w:rFonts w:ascii="Times New Roman" w:hAnsi="Times New Roman" w:cs="Times New Roman"/>
          <w:sz w:val="28"/>
          <w:szCs w:val="28"/>
        </w:rPr>
      </w:pPr>
    </w:p>
    <w:p w14:paraId="00F70366" w14:textId="77777777" w:rsidR="001632A7" w:rsidRDefault="001632A7" w:rsidP="001632A7">
      <w:pPr>
        <w:rPr>
          <w:rFonts w:ascii="Times New Roman" w:hAnsi="Times New Roman" w:cs="Times New Roman"/>
          <w:sz w:val="28"/>
          <w:szCs w:val="28"/>
        </w:rPr>
      </w:pPr>
    </w:p>
    <w:p w14:paraId="1F4A1FE5" w14:textId="77777777" w:rsidR="001632A7" w:rsidRDefault="001632A7" w:rsidP="001632A7">
      <w:pPr>
        <w:rPr>
          <w:rFonts w:ascii="Times New Roman" w:hAnsi="Times New Roman" w:cs="Times New Roman"/>
          <w:sz w:val="28"/>
          <w:szCs w:val="28"/>
        </w:rPr>
      </w:pPr>
    </w:p>
    <w:p w14:paraId="79B664BD" w14:textId="77777777" w:rsidR="001632A7" w:rsidRDefault="001632A7" w:rsidP="001632A7">
      <w:pPr>
        <w:rPr>
          <w:rFonts w:ascii="Times New Roman" w:hAnsi="Times New Roman" w:cs="Times New Roman"/>
          <w:sz w:val="28"/>
          <w:szCs w:val="28"/>
        </w:rPr>
      </w:pPr>
    </w:p>
    <w:p w14:paraId="6543961D" w14:textId="77777777" w:rsidR="001632A7" w:rsidRDefault="001632A7" w:rsidP="001632A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CE2CAE5" w14:textId="7230E982" w:rsidR="001632A7" w:rsidRPr="001632A7" w:rsidRDefault="001632A7" w:rsidP="001632A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ПЛАГИНА «НАСТЕННЫЕ ЧАСЫ» ДЛЯ СИСТЕМЫ АВТОМАТИЗИРОВАННОГО ПРОЕКТИРОВАНИЯ «</w:t>
      </w:r>
      <w:r>
        <w:rPr>
          <w:rFonts w:ascii="Times New Roman" w:hAnsi="Times New Roman" w:cs="Times New Roman"/>
          <w:sz w:val="28"/>
          <w:szCs w:val="28"/>
          <w:lang w:val="en-US"/>
        </w:rPr>
        <w:t>SOLID</w:t>
      </w:r>
      <w:r w:rsidRPr="001632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WORKS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6D47CC52" w14:textId="40D1CF08" w:rsidR="001632A7" w:rsidRDefault="001632A7" w:rsidP="001632A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Пояснительная записка </w:t>
      </w:r>
    </w:p>
    <w:p w14:paraId="2506558C" w14:textId="60991F04" w:rsidR="001632A7" w:rsidRDefault="001632A7" w:rsidP="001632A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 «Основы разработки САПР»</w:t>
      </w:r>
    </w:p>
    <w:p w14:paraId="036842D7" w14:textId="77777777" w:rsidR="001632A7" w:rsidRDefault="001632A7" w:rsidP="001632A7">
      <w:pPr>
        <w:rPr>
          <w:rFonts w:ascii="Times New Roman" w:hAnsi="Times New Roman" w:cs="Times New Roman"/>
          <w:sz w:val="28"/>
          <w:szCs w:val="28"/>
        </w:rPr>
      </w:pPr>
    </w:p>
    <w:p w14:paraId="51D8D82B" w14:textId="3F29526F" w:rsidR="001632A7" w:rsidRDefault="001632A7" w:rsidP="001632A7">
      <w:pPr>
        <w:rPr>
          <w:rFonts w:ascii="Times New Roman" w:hAnsi="Times New Roman" w:cs="Times New Roman"/>
          <w:sz w:val="28"/>
          <w:szCs w:val="28"/>
        </w:rPr>
      </w:pPr>
    </w:p>
    <w:p w14:paraId="2F4C4B42" w14:textId="77777777" w:rsidR="000822BD" w:rsidRDefault="000822BD" w:rsidP="001632A7">
      <w:pPr>
        <w:rPr>
          <w:rFonts w:ascii="Times New Roman" w:hAnsi="Times New Roman" w:cs="Times New Roman"/>
          <w:sz w:val="28"/>
          <w:szCs w:val="28"/>
        </w:rPr>
      </w:pPr>
    </w:p>
    <w:p w14:paraId="7B365B05" w14:textId="77777777" w:rsidR="001632A7" w:rsidRPr="001632A7" w:rsidRDefault="001632A7" w:rsidP="001632A7">
      <w:pPr>
        <w:ind w:left="6372"/>
        <w:jc w:val="right"/>
        <w:rPr>
          <w:rFonts w:ascii="Times New Roman" w:hAnsi="Times New Roman" w:cs="Times New Roman"/>
          <w:sz w:val="28"/>
          <w:szCs w:val="28"/>
        </w:rPr>
      </w:pPr>
      <w:r w:rsidRPr="001632A7">
        <w:rPr>
          <w:rFonts w:ascii="Times New Roman" w:hAnsi="Times New Roman" w:cs="Times New Roman"/>
          <w:sz w:val="28"/>
          <w:szCs w:val="28"/>
        </w:rPr>
        <w:t>Выполнил:</w:t>
      </w:r>
    </w:p>
    <w:p w14:paraId="6F4ED1DD" w14:textId="599A619B" w:rsidR="001632A7" w:rsidRPr="001632A7" w:rsidRDefault="001632A7" w:rsidP="001632A7">
      <w:pPr>
        <w:ind w:left="6372"/>
        <w:jc w:val="right"/>
        <w:rPr>
          <w:rFonts w:ascii="Times New Roman" w:hAnsi="Times New Roman" w:cs="Times New Roman"/>
          <w:sz w:val="28"/>
          <w:szCs w:val="28"/>
        </w:rPr>
      </w:pPr>
      <w:r w:rsidRPr="001632A7">
        <w:rPr>
          <w:rFonts w:ascii="Times New Roman" w:hAnsi="Times New Roman" w:cs="Times New Roman"/>
          <w:sz w:val="28"/>
          <w:szCs w:val="28"/>
        </w:rPr>
        <w:t>Студент гр.58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1632A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1</w:t>
      </w:r>
    </w:p>
    <w:p w14:paraId="3DD5FFA6" w14:textId="3653C635" w:rsidR="001632A7" w:rsidRPr="001632A7" w:rsidRDefault="001632A7" w:rsidP="001632A7">
      <w:pPr>
        <w:ind w:left="5404"/>
        <w:jc w:val="right"/>
        <w:rPr>
          <w:rFonts w:ascii="Times New Roman" w:hAnsi="Times New Roman" w:cs="Times New Roman"/>
          <w:sz w:val="28"/>
          <w:szCs w:val="28"/>
        </w:rPr>
      </w:pPr>
      <w:r w:rsidRPr="001632A7">
        <w:rPr>
          <w:rFonts w:ascii="Times New Roman" w:hAnsi="Times New Roman" w:cs="Times New Roman"/>
          <w:sz w:val="28"/>
          <w:szCs w:val="28"/>
        </w:rPr>
        <w:t>_______</w:t>
      </w:r>
      <w:r>
        <w:rPr>
          <w:rFonts w:ascii="Times New Roman" w:hAnsi="Times New Roman" w:cs="Times New Roman"/>
          <w:sz w:val="28"/>
          <w:szCs w:val="28"/>
        </w:rPr>
        <w:t>Цуканов С.С.</w:t>
      </w:r>
    </w:p>
    <w:p w14:paraId="55BD6097" w14:textId="78C537D7" w:rsidR="001632A7" w:rsidRPr="001632A7" w:rsidRDefault="001632A7" w:rsidP="001632A7">
      <w:pPr>
        <w:ind w:left="4962" w:firstLine="560"/>
        <w:jc w:val="right"/>
        <w:rPr>
          <w:rFonts w:ascii="Times New Roman" w:hAnsi="Times New Roman" w:cs="Times New Roman"/>
          <w:sz w:val="28"/>
          <w:szCs w:val="28"/>
        </w:rPr>
      </w:pPr>
      <w:r w:rsidRPr="001632A7">
        <w:rPr>
          <w:rFonts w:ascii="Times New Roman" w:hAnsi="Times New Roman" w:cs="Times New Roman"/>
          <w:sz w:val="28"/>
          <w:szCs w:val="28"/>
        </w:rPr>
        <w:t>«____» ___________ 202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1632A7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5D2F602A" w14:textId="77777777" w:rsidR="001632A7" w:rsidRPr="001632A7" w:rsidRDefault="001632A7" w:rsidP="001632A7">
      <w:pPr>
        <w:ind w:left="4962" w:firstLine="560"/>
        <w:jc w:val="right"/>
        <w:rPr>
          <w:rFonts w:ascii="Times New Roman" w:hAnsi="Times New Roman" w:cs="Times New Roman"/>
          <w:sz w:val="28"/>
          <w:szCs w:val="28"/>
        </w:rPr>
      </w:pPr>
    </w:p>
    <w:p w14:paraId="279FC90E" w14:textId="77777777" w:rsidR="000822BD" w:rsidRPr="000822BD" w:rsidRDefault="000822BD" w:rsidP="000822BD">
      <w:pPr>
        <w:ind w:left="6372"/>
        <w:jc w:val="right"/>
        <w:rPr>
          <w:rFonts w:ascii="Times New Roman" w:hAnsi="Times New Roman" w:cs="Times New Roman"/>
          <w:sz w:val="28"/>
          <w:szCs w:val="28"/>
        </w:rPr>
      </w:pPr>
      <w:r w:rsidRPr="000822BD">
        <w:rPr>
          <w:rFonts w:ascii="Times New Roman" w:hAnsi="Times New Roman" w:cs="Times New Roman"/>
          <w:sz w:val="28"/>
          <w:szCs w:val="28"/>
        </w:rPr>
        <w:t>Руководитель:</w:t>
      </w:r>
    </w:p>
    <w:p w14:paraId="37F0E1F9" w14:textId="77777777" w:rsidR="000822BD" w:rsidRPr="000822BD" w:rsidRDefault="000822BD" w:rsidP="000822BD">
      <w:pPr>
        <w:ind w:left="6372"/>
        <w:jc w:val="right"/>
        <w:rPr>
          <w:rFonts w:ascii="Times New Roman" w:hAnsi="Times New Roman" w:cs="Times New Roman"/>
          <w:sz w:val="28"/>
          <w:szCs w:val="28"/>
        </w:rPr>
      </w:pPr>
      <w:r w:rsidRPr="000822BD">
        <w:rPr>
          <w:rFonts w:ascii="Times New Roman" w:hAnsi="Times New Roman" w:cs="Times New Roman"/>
          <w:sz w:val="28"/>
          <w:szCs w:val="28"/>
        </w:rPr>
        <w:t>к.т.н., доцент</w:t>
      </w:r>
    </w:p>
    <w:p w14:paraId="2F19D6AA" w14:textId="77777777" w:rsidR="000822BD" w:rsidRPr="000822BD" w:rsidRDefault="000822BD" w:rsidP="000822BD">
      <w:pPr>
        <w:ind w:left="6372"/>
        <w:jc w:val="right"/>
        <w:rPr>
          <w:rFonts w:ascii="Times New Roman" w:hAnsi="Times New Roman" w:cs="Times New Roman"/>
          <w:sz w:val="28"/>
          <w:szCs w:val="28"/>
        </w:rPr>
      </w:pPr>
      <w:r w:rsidRPr="000822BD">
        <w:rPr>
          <w:rFonts w:ascii="Times New Roman" w:hAnsi="Times New Roman" w:cs="Times New Roman"/>
          <w:sz w:val="28"/>
          <w:szCs w:val="28"/>
        </w:rPr>
        <w:t>каф. КСУП</w:t>
      </w:r>
    </w:p>
    <w:p w14:paraId="049E21B3" w14:textId="38F236B3" w:rsidR="001632A7" w:rsidRPr="001632A7" w:rsidRDefault="000822BD" w:rsidP="000822BD">
      <w:pPr>
        <w:ind w:left="6372"/>
        <w:jc w:val="right"/>
        <w:rPr>
          <w:rFonts w:ascii="Times New Roman" w:hAnsi="Times New Roman" w:cs="Times New Roman"/>
          <w:sz w:val="28"/>
          <w:szCs w:val="28"/>
        </w:rPr>
      </w:pPr>
      <w:r w:rsidRPr="000822BD">
        <w:rPr>
          <w:rFonts w:ascii="Times New Roman" w:hAnsi="Times New Roman" w:cs="Times New Roman"/>
          <w:sz w:val="28"/>
          <w:szCs w:val="28"/>
        </w:rPr>
        <w:t>_______</w:t>
      </w:r>
      <w:proofErr w:type="spellStart"/>
      <w:r w:rsidRPr="000822BD">
        <w:rPr>
          <w:rFonts w:ascii="Times New Roman" w:hAnsi="Times New Roman" w:cs="Times New Roman"/>
          <w:sz w:val="28"/>
          <w:szCs w:val="28"/>
        </w:rPr>
        <w:t>Калентьев</w:t>
      </w:r>
      <w:proofErr w:type="spellEnd"/>
      <w:r w:rsidRPr="000822BD">
        <w:rPr>
          <w:rFonts w:ascii="Times New Roman" w:hAnsi="Times New Roman" w:cs="Times New Roman"/>
          <w:sz w:val="28"/>
          <w:szCs w:val="28"/>
        </w:rPr>
        <w:t xml:space="preserve"> А.А.</w:t>
      </w:r>
    </w:p>
    <w:p w14:paraId="1D94DEFA" w14:textId="022FA461" w:rsidR="003914F4" w:rsidRPr="0050285D" w:rsidRDefault="001632A7" w:rsidP="0050285D">
      <w:pPr>
        <w:ind w:left="4962" w:firstLine="560"/>
        <w:jc w:val="right"/>
        <w:rPr>
          <w:rFonts w:ascii="Times New Roman" w:hAnsi="Times New Roman" w:cs="Times New Roman"/>
          <w:sz w:val="28"/>
          <w:szCs w:val="28"/>
        </w:rPr>
      </w:pPr>
      <w:r w:rsidRPr="001632A7">
        <w:rPr>
          <w:rFonts w:ascii="Times New Roman" w:hAnsi="Times New Roman" w:cs="Times New Roman"/>
          <w:sz w:val="28"/>
          <w:szCs w:val="28"/>
        </w:rPr>
        <w:t>«____» ___________ 202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1632A7">
        <w:rPr>
          <w:rFonts w:ascii="Times New Roman" w:hAnsi="Times New Roman" w:cs="Times New Roman"/>
          <w:sz w:val="28"/>
          <w:szCs w:val="28"/>
        </w:rPr>
        <w:t xml:space="preserve"> г.</w:t>
      </w:r>
      <w:r w:rsidR="003914F4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532E0E4" w14:textId="51B6E47F" w:rsidR="003914F4" w:rsidRDefault="003914F4" w:rsidP="003914F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СОДЕРЖАНИЕ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2505100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D3C7546" w14:textId="29F7E4D1" w:rsidR="00E55726" w:rsidRPr="00E55726" w:rsidRDefault="00E55726" w:rsidP="00E55726">
          <w:pPr>
            <w:pStyle w:val="ae"/>
            <w:spacing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</w:p>
        <w:p w14:paraId="1BA10EDB" w14:textId="53EA2B60" w:rsidR="00063DE0" w:rsidRPr="00063DE0" w:rsidRDefault="00E55726" w:rsidP="00063DE0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063DE0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063DE0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063DE0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54613839" w:history="1">
            <w:r w:rsidR="00063DE0" w:rsidRPr="00063DE0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 ПОСТАНОВКА ЗАДАЧИ И АНАЛИЗ ЗАДАЧИ</w:t>
            </w:r>
            <w:r w:rsidR="00063DE0" w:rsidRPr="00063D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63DE0" w:rsidRPr="00063D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63DE0" w:rsidRPr="00063D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_Toc154613839 \h </w:instrText>
            </w:r>
            <w:r w:rsidR="00063DE0" w:rsidRPr="00063D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63DE0" w:rsidRPr="00063D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63DE0" w:rsidRPr="00063D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063DE0" w:rsidRPr="00063D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C397D1" w14:textId="2F0D1386" w:rsidR="00063DE0" w:rsidRPr="00063DE0" w:rsidRDefault="00063DE0" w:rsidP="00063DE0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613840" w:history="1">
            <w:r w:rsidRPr="00063DE0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3 ОПИСАНИЕ ПРЕДМЕТА ПРОЕКТИРОВАНИЯ</w:t>
            </w:r>
            <w:r w:rsidRPr="00063D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63D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63D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_Toc154613840 \h </w:instrText>
            </w:r>
            <w:r w:rsidRPr="00063D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63D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63D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063D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A3DF81" w14:textId="26DDF2AC" w:rsidR="00063DE0" w:rsidRPr="00063DE0" w:rsidRDefault="00063DE0" w:rsidP="00063DE0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613841" w:history="1">
            <w:r w:rsidRPr="00063DE0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4 ВЫБОР ИНСТРУМЕНТОВ И СРЕДСТВ РЕАЛИЗАЦИИ</w:t>
            </w:r>
            <w:r w:rsidRPr="00063D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63D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63D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_Toc154613841 \h </w:instrText>
            </w:r>
            <w:r w:rsidRPr="00063D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63D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63D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063D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C222A5" w14:textId="3C6C63E6" w:rsidR="00063DE0" w:rsidRPr="00063DE0" w:rsidRDefault="00063DE0" w:rsidP="00063DE0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613842" w:history="1">
            <w:r w:rsidRPr="00063DE0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5 НАЗНАЧЕНИЕ ПЛАГИНА</w:t>
            </w:r>
            <w:r w:rsidRPr="00063D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63D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63D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_Toc154613842 \h </w:instrText>
            </w:r>
            <w:r w:rsidRPr="00063D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63D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63D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063D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B7D20F" w14:textId="6FCA8D09" w:rsidR="00063DE0" w:rsidRPr="00063DE0" w:rsidRDefault="00063DE0" w:rsidP="00063DE0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613843" w:history="1">
            <w:r w:rsidRPr="00063DE0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6 ОБЗОР АНАЛОГОВ</w:t>
            </w:r>
            <w:r w:rsidRPr="00063D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63D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63D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_Toc154613843 \h </w:instrText>
            </w:r>
            <w:r w:rsidRPr="00063D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63D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63D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063D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02532D" w14:textId="7FCCEEE5" w:rsidR="00063DE0" w:rsidRPr="00063DE0" w:rsidRDefault="00063DE0" w:rsidP="00063DE0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613844" w:history="1">
            <w:r w:rsidRPr="00063DE0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7 ОПИСАНИЕ РЕАЛИЗАЦИИ</w:t>
            </w:r>
            <w:r w:rsidRPr="00063D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63D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63D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_Toc154613844 \h </w:instrText>
            </w:r>
            <w:r w:rsidRPr="00063D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63D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63D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063D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3DDB5C" w14:textId="04341C81" w:rsidR="00063DE0" w:rsidRPr="00063DE0" w:rsidRDefault="00063DE0" w:rsidP="00063DE0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613845" w:history="1">
            <w:r w:rsidRPr="00063DE0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8 ОПИСАНИЕ ПРОГРАММЫ ДЛЯ ПОЛЬЗОВАТЕЛЯ</w:t>
            </w:r>
            <w:r w:rsidRPr="00063D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63D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63D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_Toc154613845 \h </w:instrText>
            </w:r>
            <w:r w:rsidRPr="00063D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63D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63D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063D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15357B" w14:textId="798ED2A1" w:rsidR="00063DE0" w:rsidRPr="00063DE0" w:rsidRDefault="00063DE0" w:rsidP="00063DE0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613846" w:history="1">
            <w:r w:rsidRPr="00063DE0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9 ТЕСТИРОВАНИЕ ПЛАГИНА</w:t>
            </w:r>
            <w:r w:rsidRPr="00063D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63D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63D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_Toc154613846 \h </w:instrText>
            </w:r>
            <w:r w:rsidRPr="00063D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63D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63D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063D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B1A074" w14:textId="1E8469C3" w:rsidR="00063DE0" w:rsidRPr="00063DE0" w:rsidRDefault="00063DE0" w:rsidP="00063DE0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613847" w:history="1">
            <w:r w:rsidRPr="00063DE0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9.1 Функциональное тестирование</w:t>
            </w:r>
            <w:r w:rsidRPr="00063D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63D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63D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_Toc154613847 \h </w:instrText>
            </w:r>
            <w:r w:rsidRPr="00063D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63D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63D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063D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6543C7" w14:textId="04EABFCB" w:rsidR="00063DE0" w:rsidRPr="00063DE0" w:rsidRDefault="00063DE0" w:rsidP="00063DE0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613848" w:history="1">
            <w:r w:rsidRPr="00063DE0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9.2 Модульное тестирование</w:t>
            </w:r>
            <w:r w:rsidRPr="00063D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63D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63D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_Toc154613848 \h </w:instrText>
            </w:r>
            <w:r w:rsidRPr="00063D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63D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63D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063D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E607A0" w14:textId="174A7237" w:rsidR="00063DE0" w:rsidRPr="00063DE0" w:rsidRDefault="00063DE0" w:rsidP="00063DE0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613849" w:history="1">
            <w:r w:rsidRPr="00063DE0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9.3 Нагрузочное тестирования</w:t>
            </w:r>
            <w:r w:rsidRPr="00063D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63D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63D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_Toc154613849 \h </w:instrText>
            </w:r>
            <w:r w:rsidRPr="00063D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63D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63D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063D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BF7944" w14:textId="1E65319A" w:rsidR="00063DE0" w:rsidRPr="00063DE0" w:rsidRDefault="00063DE0" w:rsidP="00063DE0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613850" w:history="1">
            <w:r w:rsidRPr="00063DE0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063D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63D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63D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_Toc154613850 \h </w:instrText>
            </w:r>
            <w:r w:rsidRPr="00063D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63D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63D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063D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9BEE28" w14:textId="41F8AB16" w:rsidR="00063DE0" w:rsidRPr="00063DE0" w:rsidRDefault="00063DE0" w:rsidP="00063DE0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613851" w:history="1">
            <w:r w:rsidRPr="00063DE0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СПИСОК ИСПОЛЬЗУЕМЫХ ИСТОЧНИКОВ</w:t>
            </w:r>
            <w:r w:rsidRPr="00063D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63D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63D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_Toc154613851 \h </w:instrText>
            </w:r>
            <w:r w:rsidRPr="00063D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63D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63D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063DE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6BE17C" w14:textId="580C672C" w:rsidR="00E55726" w:rsidRPr="00E55726" w:rsidRDefault="00E55726" w:rsidP="00E55726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063DE0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7068CF99" w14:textId="7FF11D42" w:rsidR="003914F4" w:rsidRPr="00E55726" w:rsidRDefault="003914F4" w:rsidP="00E55726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FFC76C5" w14:textId="73653EE7" w:rsidR="003914F4" w:rsidRDefault="003914F4" w:rsidP="003914F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E2B0DDF" w14:textId="24BFD17F" w:rsidR="003914F4" w:rsidRDefault="003914F4" w:rsidP="003914F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DD4B26D" w14:textId="13CDEFC5" w:rsidR="003914F4" w:rsidRDefault="003914F4" w:rsidP="003914F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E7408E5" w14:textId="2486191A" w:rsidR="003914F4" w:rsidRDefault="003914F4" w:rsidP="003914F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77DC11A" w14:textId="3E65E74D" w:rsidR="003914F4" w:rsidRDefault="003914F4" w:rsidP="003914F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6673B2E" w14:textId="2156351F" w:rsidR="003914F4" w:rsidRDefault="003914F4" w:rsidP="003914F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3409ED6" w14:textId="611A3089" w:rsidR="003914F4" w:rsidRDefault="003914F4" w:rsidP="003914F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F8D974C" w14:textId="2611F80D" w:rsidR="003914F4" w:rsidRDefault="003914F4" w:rsidP="00E5572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1B6AA0D" w14:textId="77777777" w:rsidR="0050285D" w:rsidRDefault="0050285D" w:rsidP="00806E6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E237A5" w14:textId="63C2C2C3" w:rsidR="003914F4" w:rsidRPr="00E55726" w:rsidRDefault="00B3602B" w:rsidP="0050285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55726">
        <w:rPr>
          <w:rFonts w:ascii="Times New Roman" w:hAnsi="Times New Roman" w:cs="Times New Roman"/>
          <w:b/>
          <w:bCs/>
          <w:sz w:val="28"/>
          <w:szCs w:val="28"/>
        </w:rPr>
        <w:lastRenderedPageBreak/>
        <w:t>1 ВВЕДЕНИЕ</w:t>
      </w:r>
    </w:p>
    <w:p w14:paraId="00496998" w14:textId="1B6499C7" w:rsidR="00B3602B" w:rsidRDefault="00B3602B" w:rsidP="00E5572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D6C2B8D" w14:textId="775AA9BC" w:rsidR="00B3602B" w:rsidRDefault="000B27D6" w:rsidP="00B3602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САПР (Системы автоматизированного проектирования) – позволяют быстро и без затрат спроектировать некоторую систему, что играет огромную роль в развитии моделирования и проектирования в целом. В настоящий момент данные системы позволяют создавать все более и более сложные модели, воспроизводить сложные инженерные расчеты, что экономит силы, время и деньги у их пользователей (инженеров, проектировщиков, архитекторов и т.д.). </w:t>
      </w:r>
    </w:p>
    <w:p w14:paraId="6C2E9671" w14:textId="0C8EA18D" w:rsidR="005E51ED" w:rsidRDefault="000B27D6" w:rsidP="00B3602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целью данной работы является разработка плагина (расширения) для системы автоматизированного проектирования «</w:t>
      </w:r>
      <w:r>
        <w:rPr>
          <w:rFonts w:ascii="Times New Roman" w:hAnsi="Times New Roman" w:cs="Times New Roman"/>
          <w:sz w:val="28"/>
          <w:szCs w:val="28"/>
          <w:lang w:val="en-US"/>
        </w:rPr>
        <w:t>Solid</w:t>
      </w:r>
      <w:r w:rsidRPr="000B27D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Works</w:t>
      </w:r>
      <w:r>
        <w:rPr>
          <w:rFonts w:ascii="Times New Roman" w:hAnsi="Times New Roman" w:cs="Times New Roman"/>
          <w:sz w:val="28"/>
          <w:szCs w:val="28"/>
        </w:rPr>
        <w:t>», который позволяет строить настенные часы по заданным параметрам.</w:t>
      </w:r>
      <w:r w:rsidR="005E51ED">
        <w:rPr>
          <w:rFonts w:ascii="Times New Roman" w:hAnsi="Times New Roman" w:cs="Times New Roman"/>
          <w:sz w:val="28"/>
          <w:szCs w:val="28"/>
        </w:rPr>
        <w:t xml:space="preserve"> Необходимый стек технологий для разработки плагина является: среда разработки </w:t>
      </w:r>
      <w:r w:rsidR="005E51ED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5E51ED" w:rsidRPr="005E51ED">
        <w:rPr>
          <w:rFonts w:ascii="Times New Roman" w:hAnsi="Times New Roman" w:cs="Times New Roman"/>
          <w:sz w:val="28"/>
          <w:szCs w:val="28"/>
        </w:rPr>
        <w:t xml:space="preserve"> </w:t>
      </w:r>
      <w:r w:rsidR="005E51ED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5E51ED" w:rsidRPr="005E51ED">
        <w:rPr>
          <w:rFonts w:ascii="Times New Roman" w:hAnsi="Times New Roman" w:cs="Times New Roman"/>
          <w:sz w:val="28"/>
          <w:szCs w:val="28"/>
        </w:rPr>
        <w:t xml:space="preserve"> 2022, </w:t>
      </w:r>
      <w:r w:rsidR="005E51ED">
        <w:rPr>
          <w:rFonts w:ascii="Times New Roman" w:hAnsi="Times New Roman" w:cs="Times New Roman"/>
          <w:sz w:val="28"/>
          <w:szCs w:val="28"/>
        </w:rPr>
        <w:t xml:space="preserve">язык программирования </w:t>
      </w:r>
      <w:r w:rsidR="005E51E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5E51ED" w:rsidRPr="005E51ED">
        <w:rPr>
          <w:rFonts w:ascii="Times New Roman" w:hAnsi="Times New Roman" w:cs="Times New Roman"/>
          <w:sz w:val="28"/>
          <w:szCs w:val="28"/>
        </w:rPr>
        <w:t xml:space="preserve">#, </w:t>
      </w:r>
      <w:r w:rsidR="005E51ED">
        <w:rPr>
          <w:rFonts w:ascii="Times New Roman" w:hAnsi="Times New Roman" w:cs="Times New Roman"/>
          <w:sz w:val="28"/>
          <w:szCs w:val="28"/>
        </w:rPr>
        <w:t xml:space="preserve">и фреймворк </w:t>
      </w:r>
      <w:r w:rsidR="005E51ED" w:rsidRPr="005E51ED">
        <w:rPr>
          <w:rFonts w:ascii="Times New Roman" w:hAnsi="Times New Roman" w:cs="Times New Roman"/>
          <w:sz w:val="28"/>
          <w:szCs w:val="28"/>
        </w:rPr>
        <w:t>.</w:t>
      </w:r>
      <w:r w:rsidR="005E51ED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5E51ED" w:rsidRPr="005E51ED">
        <w:rPr>
          <w:rFonts w:ascii="Times New Roman" w:hAnsi="Times New Roman" w:cs="Times New Roman"/>
          <w:sz w:val="28"/>
          <w:szCs w:val="28"/>
        </w:rPr>
        <w:t>.</w:t>
      </w:r>
      <w:r w:rsidR="005E51ED">
        <w:rPr>
          <w:rFonts w:ascii="Times New Roman" w:hAnsi="Times New Roman" w:cs="Times New Roman"/>
          <w:sz w:val="28"/>
          <w:szCs w:val="28"/>
        </w:rPr>
        <w:br w:type="page"/>
      </w:r>
    </w:p>
    <w:p w14:paraId="56D865A1" w14:textId="4413234B" w:rsidR="000B27D6" w:rsidRPr="00E55726" w:rsidRDefault="005E51ED" w:rsidP="00E55726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54613839"/>
      <w:r w:rsidRPr="00E55726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 ПОСТАНОВКА ЗАДАЧИ</w:t>
      </w:r>
      <w:r w:rsidR="000D3F4B" w:rsidRPr="00E5572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И АНАЛИЗ ЗАДАЧИ</w:t>
      </w:r>
      <w:bookmarkEnd w:id="0"/>
    </w:p>
    <w:p w14:paraId="41139C40" w14:textId="285E20EA" w:rsidR="005E51ED" w:rsidRDefault="005E51ED" w:rsidP="005E51E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B36ABB7" w14:textId="77777777" w:rsidR="000D3F4B" w:rsidRDefault="005E51ED" w:rsidP="005E51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Требуется разработать плагин к САПР «</w:t>
      </w:r>
      <w:r>
        <w:rPr>
          <w:rFonts w:ascii="Times New Roman" w:hAnsi="Times New Roman" w:cs="Times New Roman"/>
          <w:sz w:val="28"/>
          <w:szCs w:val="28"/>
          <w:lang w:val="en-US"/>
        </w:rPr>
        <w:t>Solid</w:t>
      </w:r>
      <w:r w:rsidRPr="005E51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Works</w:t>
      </w:r>
      <w:r>
        <w:rPr>
          <w:rFonts w:ascii="Times New Roman" w:hAnsi="Times New Roman" w:cs="Times New Roman"/>
          <w:sz w:val="28"/>
          <w:szCs w:val="28"/>
        </w:rPr>
        <w:t xml:space="preserve">», который позволяет создавать модель настенных часов по входным параметрам. </w:t>
      </w:r>
    </w:p>
    <w:p w14:paraId="3E21666F" w14:textId="4CD39013" w:rsidR="005E51ED" w:rsidRDefault="005E51ED" w:rsidP="005E51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Настенные часы предназначены для показа времени, являются частью интерьера домов,</w:t>
      </w:r>
      <w:r w:rsidR="005F21DD">
        <w:rPr>
          <w:rFonts w:ascii="Times New Roman" w:hAnsi="Times New Roman" w:cs="Times New Roman"/>
          <w:sz w:val="28"/>
          <w:szCs w:val="28"/>
        </w:rPr>
        <w:t xml:space="preserve"> офисов,</w:t>
      </w:r>
      <w:r>
        <w:rPr>
          <w:rFonts w:ascii="Times New Roman" w:hAnsi="Times New Roman" w:cs="Times New Roman"/>
          <w:sz w:val="28"/>
          <w:szCs w:val="28"/>
        </w:rPr>
        <w:t xml:space="preserve"> рабочих помещений и т.п.</w:t>
      </w:r>
      <w:r w:rsidR="000D3F4B">
        <w:rPr>
          <w:rFonts w:ascii="Times New Roman" w:hAnsi="Times New Roman" w:cs="Times New Roman"/>
          <w:sz w:val="28"/>
          <w:szCs w:val="28"/>
        </w:rPr>
        <w:t xml:space="preserve"> Тем самым, исходя из технического задания, требуется вручную задавать радиус циферблата, ширину бортика часов, высоту бортика, вырез по периметру бортика, длину стрелок часов и минут. Так же предусмотреть возможность отображать только риски часов или часов и минут вместе.</w:t>
      </w:r>
    </w:p>
    <w:p w14:paraId="5F6DD6FF" w14:textId="77777777" w:rsidR="005F21DD" w:rsidRDefault="000D3F4B" w:rsidP="005E51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данной задачи необходимо было сначала </w:t>
      </w:r>
      <w:r w:rsidR="00D10014">
        <w:rPr>
          <w:rFonts w:ascii="Times New Roman" w:hAnsi="Times New Roman" w:cs="Times New Roman"/>
          <w:sz w:val="28"/>
          <w:szCs w:val="28"/>
        </w:rPr>
        <w:t xml:space="preserve">смоделировать настенные часы вручную, чтобы посмотреть какие параметры, операции и эскизы необходимы для построения. Самым главным и трудоемким было создать архитектуру плагина и изучить </w:t>
      </w:r>
      <w:r w:rsidR="00D10014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D10014" w:rsidRPr="00D10014">
        <w:rPr>
          <w:rFonts w:ascii="Times New Roman" w:hAnsi="Times New Roman" w:cs="Times New Roman"/>
          <w:sz w:val="28"/>
          <w:szCs w:val="28"/>
        </w:rPr>
        <w:t xml:space="preserve"> </w:t>
      </w:r>
      <w:r w:rsidR="00D10014">
        <w:rPr>
          <w:rFonts w:ascii="Times New Roman" w:hAnsi="Times New Roman" w:cs="Times New Roman"/>
          <w:sz w:val="28"/>
          <w:szCs w:val="28"/>
        </w:rPr>
        <w:t>к «</w:t>
      </w:r>
      <w:r w:rsidR="00D10014">
        <w:rPr>
          <w:rFonts w:ascii="Times New Roman" w:hAnsi="Times New Roman" w:cs="Times New Roman"/>
          <w:sz w:val="28"/>
          <w:szCs w:val="28"/>
          <w:lang w:val="en-US"/>
        </w:rPr>
        <w:t>Solid</w:t>
      </w:r>
      <w:r w:rsidR="00D10014" w:rsidRPr="00D10014">
        <w:rPr>
          <w:rFonts w:ascii="Times New Roman" w:hAnsi="Times New Roman" w:cs="Times New Roman"/>
          <w:sz w:val="28"/>
          <w:szCs w:val="28"/>
        </w:rPr>
        <w:t xml:space="preserve"> </w:t>
      </w:r>
      <w:r w:rsidR="00D10014">
        <w:rPr>
          <w:rFonts w:ascii="Times New Roman" w:hAnsi="Times New Roman" w:cs="Times New Roman"/>
          <w:sz w:val="28"/>
          <w:szCs w:val="28"/>
          <w:lang w:val="en-US"/>
        </w:rPr>
        <w:t>Works</w:t>
      </w:r>
      <w:r w:rsidR="00D10014">
        <w:rPr>
          <w:rFonts w:ascii="Times New Roman" w:hAnsi="Times New Roman" w:cs="Times New Roman"/>
          <w:sz w:val="28"/>
          <w:szCs w:val="28"/>
        </w:rPr>
        <w:t xml:space="preserve">». </w:t>
      </w:r>
      <w:r w:rsidR="00D10014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D10014" w:rsidRPr="00D10014">
        <w:rPr>
          <w:rFonts w:ascii="Times New Roman" w:hAnsi="Times New Roman" w:cs="Times New Roman"/>
          <w:sz w:val="28"/>
          <w:szCs w:val="28"/>
        </w:rPr>
        <w:t xml:space="preserve"> – </w:t>
      </w:r>
      <w:r w:rsidR="00D10014">
        <w:rPr>
          <w:rFonts w:ascii="Times New Roman" w:hAnsi="Times New Roman" w:cs="Times New Roman"/>
          <w:sz w:val="28"/>
          <w:szCs w:val="28"/>
        </w:rPr>
        <w:t>«</w:t>
      </w:r>
      <w:r w:rsidR="00D10014"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="00D10014" w:rsidRPr="00D10014">
        <w:rPr>
          <w:rFonts w:ascii="Times New Roman" w:hAnsi="Times New Roman" w:cs="Times New Roman"/>
          <w:sz w:val="28"/>
          <w:szCs w:val="28"/>
        </w:rPr>
        <w:t xml:space="preserve"> </w:t>
      </w:r>
      <w:r w:rsidR="00D10014">
        <w:rPr>
          <w:rFonts w:ascii="Times New Roman" w:hAnsi="Times New Roman" w:cs="Times New Roman"/>
          <w:sz w:val="28"/>
          <w:szCs w:val="28"/>
          <w:lang w:val="en-US"/>
        </w:rPr>
        <w:t>programming</w:t>
      </w:r>
      <w:r w:rsidR="00D10014" w:rsidRPr="00D10014">
        <w:rPr>
          <w:rFonts w:ascii="Times New Roman" w:hAnsi="Times New Roman" w:cs="Times New Roman"/>
          <w:sz w:val="28"/>
          <w:szCs w:val="28"/>
        </w:rPr>
        <w:t xml:space="preserve"> </w:t>
      </w:r>
      <w:r w:rsidR="00D10014"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="00D10014">
        <w:rPr>
          <w:rFonts w:ascii="Times New Roman" w:hAnsi="Times New Roman" w:cs="Times New Roman"/>
          <w:sz w:val="28"/>
          <w:szCs w:val="28"/>
        </w:rPr>
        <w:t>»</w:t>
      </w:r>
      <w:r w:rsidR="00D10014" w:rsidRPr="00D10014">
        <w:rPr>
          <w:rFonts w:ascii="Times New Roman" w:hAnsi="Times New Roman" w:cs="Times New Roman"/>
          <w:sz w:val="28"/>
          <w:szCs w:val="28"/>
        </w:rPr>
        <w:t xml:space="preserve"> - </w:t>
      </w:r>
      <w:r w:rsidR="00D10014">
        <w:rPr>
          <w:rFonts w:ascii="Times New Roman" w:hAnsi="Times New Roman" w:cs="Times New Roman"/>
          <w:sz w:val="28"/>
          <w:szCs w:val="28"/>
        </w:rPr>
        <w:t>программный интерфейс, описывающий набор способов и правил взаимодействия одной программы с другой.</w:t>
      </w:r>
      <w:r w:rsidR="005F21DD">
        <w:rPr>
          <w:rFonts w:ascii="Times New Roman" w:hAnsi="Times New Roman" w:cs="Times New Roman"/>
          <w:sz w:val="28"/>
          <w:szCs w:val="28"/>
        </w:rPr>
        <w:br w:type="page"/>
      </w:r>
    </w:p>
    <w:p w14:paraId="34BF2EB2" w14:textId="3A0F493F" w:rsidR="000D3F4B" w:rsidRPr="00E55726" w:rsidRDefault="005F21DD" w:rsidP="00E55726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54613840"/>
      <w:r w:rsidRPr="00E55726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3 ОПИСАНИЕ ПРЕДМЕТА ПРОЕКТИРОВАНИЯ</w:t>
      </w:r>
      <w:bookmarkEnd w:id="1"/>
    </w:p>
    <w:p w14:paraId="7779C3A9" w14:textId="15541911" w:rsidR="005F21DD" w:rsidRDefault="005F21DD" w:rsidP="005F21D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6525F97" w14:textId="4C12F344" w:rsidR="005F21DD" w:rsidRDefault="005F21DD" w:rsidP="005F21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Настенные часы – являются частью интерьера домов, офисов и людских помещений, главный функционал которых – показ времени. Модель часов с различными ее параметрами показана на рисунке 3.1.</w:t>
      </w:r>
    </w:p>
    <w:p w14:paraId="0E0B60E8" w14:textId="079852A3" w:rsidR="005F21DD" w:rsidRDefault="005F21DD" w:rsidP="005F21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C4F6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0E2610" wp14:editId="37D6ECFC">
            <wp:extent cx="5201376" cy="4286848"/>
            <wp:effectExtent l="19050" t="19050" r="18415" b="190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42868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A6E298" w14:textId="77D6C7C2" w:rsidR="005F21DD" w:rsidRDefault="005F21DD" w:rsidP="005F21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 – модель часов с изменяемыми параметрами</w:t>
      </w:r>
    </w:p>
    <w:p w14:paraId="05BA5CDC" w14:textId="59890F4E" w:rsidR="005F21DD" w:rsidRDefault="005F21DD" w:rsidP="005F21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D028AC4" w14:textId="77777777" w:rsidR="005F21DD" w:rsidRDefault="005F21DD" w:rsidP="005F21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5AA1">
        <w:rPr>
          <w:rFonts w:ascii="Times New Roman" w:hAnsi="Times New Roman" w:cs="Times New Roman"/>
          <w:sz w:val="28"/>
          <w:szCs w:val="28"/>
        </w:rPr>
        <w:t xml:space="preserve">Изменяемые параметры для плагина (также </w:t>
      </w:r>
      <w:r>
        <w:rPr>
          <w:rFonts w:ascii="Times New Roman" w:hAnsi="Times New Roman" w:cs="Times New Roman"/>
          <w:sz w:val="28"/>
          <w:szCs w:val="28"/>
        </w:rPr>
        <w:t>часть</w:t>
      </w:r>
      <w:r w:rsidRPr="00655AA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обозначений </w:t>
      </w:r>
      <w:r w:rsidRPr="00655AA1">
        <w:rPr>
          <w:rFonts w:ascii="Times New Roman" w:hAnsi="Times New Roman" w:cs="Times New Roman"/>
          <w:sz w:val="28"/>
          <w:szCs w:val="28"/>
        </w:rPr>
        <w:t>показаны на рис. 2.1):</w:t>
      </w:r>
    </w:p>
    <w:p w14:paraId="459276FE" w14:textId="77777777" w:rsidR="005F21DD" w:rsidRPr="00655AA1" w:rsidRDefault="005F21DD" w:rsidP="005F21DD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500BC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радиус циферблата</w:t>
      </w:r>
      <w:r w:rsidRPr="00500BC1">
        <w:rPr>
          <w:rFonts w:ascii="Times New Roman" w:hAnsi="Times New Roman" w:cs="Times New Roman"/>
          <w:sz w:val="28"/>
          <w:szCs w:val="28"/>
        </w:rPr>
        <w:t xml:space="preserve"> (100</w:t>
      </w:r>
      <w:r>
        <w:rPr>
          <w:rFonts w:ascii="Times New Roman" w:hAnsi="Times New Roman" w:cs="Times New Roman"/>
          <w:sz w:val="28"/>
          <w:szCs w:val="28"/>
        </w:rPr>
        <w:t>мм – 200мм</w:t>
      </w:r>
      <w:r w:rsidRPr="00500BC1">
        <w:rPr>
          <w:rFonts w:ascii="Times New Roman" w:hAnsi="Times New Roman" w:cs="Times New Roman"/>
          <w:sz w:val="28"/>
          <w:szCs w:val="28"/>
        </w:rPr>
        <w:t>);</w:t>
      </w:r>
    </w:p>
    <w:p w14:paraId="1EEBB66F" w14:textId="77777777" w:rsidR="005F21DD" w:rsidRPr="00D15460" w:rsidRDefault="005F21DD" w:rsidP="005F21DD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D15460">
        <w:rPr>
          <w:rFonts w:ascii="Times New Roman" w:hAnsi="Times New Roman" w:cs="Times New Roman"/>
          <w:sz w:val="28"/>
          <w:szCs w:val="28"/>
        </w:rPr>
        <w:t xml:space="preserve">1 – </w:t>
      </w:r>
      <w:r>
        <w:rPr>
          <w:rFonts w:ascii="Times New Roman" w:hAnsi="Times New Roman" w:cs="Times New Roman"/>
          <w:sz w:val="28"/>
          <w:szCs w:val="28"/>
        </w:rPr>
        <w:t xml:space="preserve">длина минутной стрелки,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D15460">
        <w:rPr>
          <w:rFonts w:ascii="Times New Roman" w:hAnsi="Times New Roman" w:cs="Times New Roman"/>
          <w:sz w:val="28"/>
          <w:szCs w:val="28"/>
        </w:rPr>
        <w:t xml:space="preserve">/2 + 4 &lt;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D15460">
        <w:rPr>
          <w:rFonts w:ascii="Times New Roman" w:hAnsi="Times New Roman" w:cs="Times New Roman"/>
          <w:sz w:val="28"/>
          <w:szCs w:val="28"/>
        </w:rPr>
        <w:t xml:space="preserve">1&lt;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D15460">
        <w:rPr>
          <w:rFonts w:ascii="Times New Roman" w:hAnsi="Times New Roman" w:cs="Times New Roman"/>
          <w:sz w:val="28"/>
          <w:szCs w:val="28"/>
        </w:rPr>
        <w:t>-2;</w:t>
      </w:r>
    </w:p>
    <w:p w14:paraId="53C270BA" w14:textId="77777777" w:rsidR="005F21DD" w:rsidRPr="00C619C0" w:rsidRDefault="005F21DD" w:rsidP="005F21DD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D15460">
        <w:rPr>
          <w:rFonts w:ascii="Times New Roman" w:hAnsi="Times New Roman" w:cs="Times New Roman"/>
          <w:sz w:val="28"/>
          <w:szCs w:val="28"/>
        </w:rPr>
        <w:t xml:space="preserve">2 – </w:t>
      </w:r>
      <w:r>
        <w:rPr>
          <w:rFonts w:ascii="Times New Roman" w:hAnsi="Times New Roman" w:cs="Times New Roman"/>
          <w:sz w:val="28"/>
          <w:szCs w:val="28"/>
        </w:rPr>
        <w:t xml:space="preserve">длина часовой стрелки,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D15460">
        <w:rPr>
          <w:rFonts w:ascii="Times New Roman" w:hAnsi="Times New Roman" w:cs="Times New Roman"/>
          <w:sz w:val="28"/>
          <w:szCs w:val="28"/>
        </w:rPr>
        <w:t xml:space="preserve">/5 &lt;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D15460">
        <w:rPr>
          <w:rFonts w:ascii="Times New Roman" w:hAnsi="Times New Roman" w:cs="Times New Roman"/>
          <w:sz w:val="28"/>
          <w:szCs w:val="28"/>
        </w:rPr>
        <w:t xml:space="preserve">2 &lt;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D15460">
        <w:rPr>
          <w:rFonts w:ascii="Times New Roman" w:hAnsi="Times New Roman" w:cs="Times New Roman"/>
          <w:sz w:val="28"/>
          <w:szCs w:val="28"/>
        </w:rPr>
        <w:t>1/2;</w:t>
      </w:r>
    </w:p>
    <w:p w14:paraId="656B7672" w14:textId="77777777" w:rsidR="005F21DD" w:rsidRPr="00292378" w:rsidRDefault="005F21DD" w:rsidP="005F21DD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292378">
        <w:rPr>
          <w:rFonts w:ascii="Times New Roman" w:hAnsi="Times New Roman" w:cs="Times New Roman"/>
          <w:sz w:val="28"/>
          <w:szCs w:val="28"/>
        </w:rPr>
        <w:t xml:space="preserve">3 </w:t>
      </w:r>
      <w:r w:rsidRPr="00D15460">
        <w:rPr>
          <w:rFonts w:ascii="Times New Roman" w:hAnsi="Times New Roman" w:cs="Times New Roman"/>
          <w:sz w:val="28"/>
          <w:szCs w:val="28"/>
        </w:rPr>
        <w:t>–</w:t>
      </w:r>
      <w:r w:rsidRPr="002923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длина секундной стрелки,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292378">
        <w:rPr>
          <w:rFonts w:ascii="Times New Roman" w:hAnsi="Times New Roman" w:cs="Times New Roman"/>
          <w:sz w:val="28"/>
          <w:szCs w:val="28"/>
        </w:rPr>
        <w:t xml:space="preserve">1/2 &lt;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292378">
        <w:rPr>
          <w:rFonts w:ascii="Times New Roman" w:hAnsi="Times New Roman" w:cs="Times New Roman"/>
          <w:sz w:val="28"/>
          <w:szCs w:val="28"/>
        </w:rPr>
        <w:t xml:space="preserve">3 &lt;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292378">
        <w:rPr>
          <w:rFonts w:ascii="Times New Roman" w:hAnsi="Times New Roman" w:cs="Times New Roman"/>
          <w:sz w:val="28"/>
          <w:szCs w:val="28"/>
        </w:rPr>
        <w:t>1-4;</w:t>
      </w:r>
    </w:p>
    <w:p w14:paraId="66ABDC50" w14:textId="77777777" w:rsidR="005F21DD" w:rsidRPr="00292378" w:rsidRDefault="005F21DD" w:rsidP="005F21DD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292378">
        <w:rPr>
          <w:rFonts w:ascii="Times New Roman" w:hAnsi="Times New Roman" w:cs="Times New Roman"/>
          <w:sz w:val="28"/>
          <w:szCs w:val="28"/>
        </w:rPr>
        <w:t xml:space="preserve"> </w:t>
      </w:r>
      <w:r w:rsidRPr="00D15460">
        <w:rPr>
          <w:rFonts w:ascii="Times New Roman" w:hAnsi="Times New Roman" w:cs="Times New Roman"/>
          <w:sz w:val="28"/>
          <w:szCs w:val="28"/>
        </w:rPr>
        <w:t>–</w:t>
      </w:r>
      <w:r w:rsidRPr="002923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ширина бортика (30мм </w:t>
      </w:r>
      <w:r w:rsidRPr="00D15460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60мм)</w:t>
      </w:r>
      <w:r w:rsidRPr="00292378">
        <w:rPr>
          <w:rFonts w:ascii="Times New Roman" w:hAnsi="Times New Roman" w:cs="Times New Roman"/>
          <w:sz w:val="28"/>
          <w:szCs w:val="28"/>
        </w:rPr>
        <w:t>;</w:t>
      </w:r>
    </w:p>
    <w:p w14:paraId="6A2FCE4A" w14:textId="77777777" w:rsidR="005F21DD" w:rsidRPr="00292378" w:rsidRDefault="005F21DD" w:rsidP="005F21DD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292378">
        <w:rPr>
          <w:rFonts w:ascii="Times New Roman" w:hAnsi="Times New Roman" w:cs="Times New Roman"/>
          <w:sz w:val="28"/>
          <w:szCs w:val="28"/>
        </w:rPr>
        <w:t xml:space="preserve"> </w:t>
      </w:r>
      <w:r w:rsidRPr="00D15460">
        <w:rPr>
          <w:rFonts w:ascii="Times New Roman" w:hAnsi="Times New Roman" w:cs="Times New Roman"/>
          <w:sz w:val="28"/>
          <w:szCs w:val="28"/>
        </w:rPr>
        <w:t>–</w:t>
      </w:r>
      <w:r w:rsidRPr="002923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выступ бортика над циферблатом (глубина) (20мм </w:t>
      </w:r>
      <w:r w:rsidRPr="00D15460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40мм)</w:t>
      </w:r>
      <w:r w:rsidRPr="00292378">
        <w:rPr>
          <w:rFonts w:ascii="Times New Roman" w:hAnsi="Times New Roman" w:cs="Times New Roman"/>
          <w:sz w:val="28"/>
          <w:szCs w:val="28"/>
        </w:rPr>
        <w:t>;</w:t>
      </w:r>
    </w:p>
    <w:p w14:paraId="4709D5EF" w14:textId="77777777" w:rsidR="005F21DD" w:rsidRPr="00292378" w:rsidRDefault="005F21DD" w:rsidP="005F21DD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Показывание только часов или часов и минут вместе</w:t>
      </w:r>
      <w:r w:rsidRPr="00292378">
        <w:rPr>
          <w:rFonts w:ascii="Times New Roman" w:hAnsi="Times New Roman" w:cs="Times New Roman"/>
          <w:sz w:val="28"/>
          <w:szCs w:val="28"/>
        </w:rPr>
        <w:t>;</w:t>
      </w:r>
    </w:p>
    <w:p w14:paraId="5F60FEA0" w14:textId="77777777" w:rsidR="005F21DD" w:rsidRPr="008F221C" w:rsidRDefault="005F21DD" w:rsidP="005F21DD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Вырез по периметру бортика, который задается малым радиусом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9743C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в виде окружности, максимальный размер малого радиуса может быть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9743C6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9743C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тогда в окружность циферблата может войти 2 окружности выреза, количество вырезов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9743C6">
        <w:rPr>
          <w:rFonts w:ascii="Times New Roman" w:hAnsi="Times New Roman" w:cs="Times New Roman"/>
          <w:sz w:val="28"/>
          <w:szCs w:val="28"/>
        </w:rPr>
        <w:t xml:space="preserve"> </w:t>
      </w:r>
      <w:r w:rsidRPr="008F221C">
        <w:rPr>
          <w:rFonts w:ascii="Times New Roman" w:hAnsi="Times New Roman" w:cs="Times New Roman"/>
          <w:sz w:val="28"/>
          <w:szCs w:val="28"/>
        </w:rPr>
        <w:t xml:space="preserve">= </w:t>
      </w:r>
      <w:r w:rsidRPr="008F221C">
        <w:rPr>
          <w:rFonts w:ascii="Times New Roman" w:hAnsi="Times New Roman" w:cs="Times New Roman"/>
          <w:sz w:val="30"/>
          <w:szCs w:val="30"/>
        </w:rPr>
        <w:t>π/</w:t>
      </w:r>
      <w:proofErr w:type="spellStart"/>
      <w:r w:rsidRPr="008F221C">
        <w:rPr>
          <w:rFonts w:ascii="Times New Roman" w:hAnsi="Times New Roman" w:cs="Times New Roman"/>
          <w:sz w:val="30"/>
          <w:szCs w:val="30"/>
          <w:lang w:val="en-US"/>
        </w:rPr>
        <w:t>arcsin</w:t>
      </w:r>
      <w:proofErr w:type="spellEnd"/>
      <w:r w:rsidRPr="008F221C">
        <w:rPr>
          <w:rFonts w:ascii="Times New Roman" w:hAnsi="Times New Roman" w:cs="Times New Roman"/>
          <w:sz w:val="30"/>
          <w:szCs w:val="30"/>
        </w:rPr>
        <w:t>(</w:t>
      </w:r>
      <w:r w:rsidRPr="008F221C">
        <w:rPr>
          <w:rFonts w:ascii="Times New Roman" w:hAnsi="Times New Roman" w:cs="Times New Roman"/>
          <w:sz w:val="30"/>
          <w:szCs w:val="30"/>
          <w:lang w:val="en-US"/>
        </w:rPr>
        <w:t>r</w:t>
      </w:r>
      <w:r w:rsidRPr="008F221C">
        <w:rPr>
          <w:rFonts w:ascii="Times New Roman" w:hAnsi="Times New Roman" w:cs="Times New Roman"/>
          <w:sz w:val="30"/>
          <w:szCs w:val="30"/>
        </w:rPr>
        <w:t>/</w:t>
      </w:r>
      <w:r w:rsidRPr="008F221C">
        <w:rPr>
          <w:rFonts w:ascii="Times New Roman" w:hAnsi="Times New Roman" w:cs="Times New Roman"/>
          <w:sz w:val="30"/>
          <w:szCs w:val="30"/>
          <w:lang w:val="en-US"/>
        </w:rPr>
        <w:t>R</w:t>
      </w:r>
      <w:r w:rsidRPr="00B567B3">
        <w:rPr>
          <w:rFonts w:ascii="Times New Roman" w:hAnsi="Times New Roman" w:cs="Times New Roman"/>
          <w:sz w:val="30"/>
          <w:szCs w:val="30"/>
        </w:rPr>
        <w:t>+</w:t>
      </w:r>
      <w:r>
        <w:rPr>
          <w:rFonts w:ascii="Times New Roman" w:hAnsi="Times New Roman" w:cs="Times New Roman"/>
          <w:sz w:val="30"/>
          <w:szCs w:val="30"/>
          <w:lang w:val="en-US"/>
        </w:rPr>
        <w:t>w</w:t>
      </w:r>
      <w:r w:rsidRPr="008F221C">
        <w:rPr>
          <w:rFonts w:ascii="Times New Roman" w:hAnsi="Times New Roman" w:cs="Times New Roman"/>
          <w:sz w:val="30"/>
          <w:szCs w:val="30"/>
        </w:rPr>
        <w:t xml:space="preserve">), при </w:t>
      </w:r>
      <w:r w:rsidRPr="008F221C">
        <w:rPr>
          <w:rFonts w:ascii="Times New Roman" w:hAnsi="Times New Roman" w:cs="Times New Roman"/>
          <w:sz w:val="30"/>
          <w:szCs w:val="30"/>
          <w:lang w:val="en-US"/>
        </w:rPr>
        <w:t>r</w:t>
      </w:r>
      <w:r w:rsidRPr="008F221C">
        <w:rPr>
          <w:rFonts w:ascii="Times New Roman" w:hAnsi="Times New Roman" w:cs="Times New Roman"/>
          <w:sz w:val="30"/>
          <w:szCs w:val="30"/>
        </w:rPr>
        <w:t xml:space="preserve"> = </w:t>
      </w:r>
      <w:r w:rsidRPr="008F221C">
        <w:rPr>
          <w:rFonts w:ascii="Times New Roman" w:hAnsi="Times New Roman" w:cs="Times New Roman"/>
          <w:sz w:val="30"/>
          <w:szCs w:val="30"/>
          <w:lang w:val="en-US"/>
        </w:rPr>
        <w:t>R</w:t>
      </w:r>
      <w:r w:rsidRPr="00B567B3">
        <w:rPr>
          <w:rFonts w:ascii="Times New Roman" w:hAnsi="Times New Roman" w:cs="Times New Roman"/>
          <w:sz w:val="30"/>
          <w:szCs w:val="30"/>
        </w:rPr>
        <w:t>+</w:t>
      </w:r>
      <w:r>
        <w:rPr>
          <w:rFonts w:ascii="Times New Roman" w:hAnsi="Times New Roman" w:cs="Times New Roman"/>
          <w:sz w:val="30"/>
          <w:szCs w:val="30"/>
          <w:lang w:val="en-US"/>
        </w:rPr>
        <w:t>w</w:t>
      </w:r>
      <w:r w:rsidRPr="008F221C">
        <w:rPr>
          <w:rFonts w:ascii="Times New Roman" w:hAnsi="Times New Roman" w:cs="Times New Roman"/>
          <w:sz w:val="30"/>
          <w:szCs w:val="30"/>
        </w:rPr>
        <w:t xml:space="preserve">, получится </w:t>
      </w:r>
      <w:r w:rsidRPr="008F221C">
        <w:rPr>
          <w:rFonts w:ascii="Times New Roman" w:hAnsi="Times New Roman" w:cs="Times New Roman"/>
          <w:sz w:val="30"/>
          <w:szCs w:val="30"/>
          <w:lang w:val="en-US"/>
        </w:rPr>
        <w:t>k</w:t>
      </w:r>
      <w:r w:rsidRPr="008F221C">
        <w:rPr>
          <w:rFonts w:ascii="Times New Roman" w:hAnsi="Times New Roman" w:cs="Times New Roman"/>
          <w:sz w:val="30"/>
          <w:szCs w:val="30"/>
        </w:rPr>
        <w:t xml:space="preserve"> = 3,14 / 1,57 </w:t>
      </w:r>
      <w:r w:rsidRPr="008F221C">
        <w:rPr>
          <w:rFonts w:ascii="Arial" w:hAnsi="Arial" w:cs="Arial"/>
          <w:sz w:val="30"/>
          <w:szCs w:val="30"/>
        </w:rPr>
        <w:t xml:space="preserve">≈ </w:t>
      </w:r>
      <w:r w:rsidRPr="008F221C">
        <w:rPr>
          <w:rFonts w:ascii="Times New Roman" w:hAnsi="Times New Roman" w:cs="Times New Roman"/>
          <w:sz w:val="28"/>
          <w:szCs w:val="28"/>
        </w:rPr>
        <w:t xml:space="preserve">2. Но надо и учитывать, что тогда вырезы перекроют циферблат, следовательно у нас малый радиус выреза должен ограничиваться шириной бортика </w:t>
      </w:r>
      <w:r w:rsidRPr="008F221C"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8F221C">
        <w:rPr>
          <w:rFonts w:ascii="Times New Roman" w:hAnsi="Times New Roman" w:cs="Times New Roman"/>
          <w:sz w:val="28"/>
          <w:szCs w:val="28"/>
        </w:rPr>
        <w:t xml:space="preserve">. 0 &lt;= </w:t>
      </w:r>
      <w:r w:rsidRPr="008F221C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8F221C">
        <w:rPr>
          <w:rFonts w:ascii="Times New Roman" w:hAnsi="Times New Roman" w:cs="Times New Roman"/>
          <w:sz w:val="28"/>
          <w:szCs w:val="28"/>
        </w:rPr>
        <w:t xml:space="preserve">  &lt; </w:t>
      </w:r>
      <w:r w:rsidRPr="008F221C"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8F221C">
        <w:rPr>
          <w:rFonts w:ascii="Times New Roman" w:hAnsi="Times New Roman" w:cs="Times New Roman"/>
          <w:sz w:val="28"/>
          <w:szCs w:val="28"/>
        </w:rPr>
        <w:t>;</w:t>
      </w:r>
    </w:p>
    <w:p w14:paraId="271520EF" w14:textId="59C0403D" w:rsidR="009D7F66" w:rsidRDefault="005F21DD" w:rsidP="005F21DD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ins w:id="2" w:author="Семен Цуканов" w:date="2023-12-13T00:00:00Z"/>
          <w:rFonts w:ascii="Times New Roman" w:hAnsi="Times New Roman" w:cs="Times New Roman"/>
          <w:sz w:val="30"/>
          <w:szCs w:val="30"/>
        </w:rPr>
      </w:pPr>
      <w:r w:rsidRPr="008F221C">
        <w:rPr>
          <w:rFonts w:ascii="Times New Roman" w:hAnsi="Times New Roman" w:cs="Times New Roman"/>
          <w:sz w:val="28"/>
          <w:szCs w:val="28"/>
        </w:rPr>
        <w:t xml:space="preserve">Так же можно задать и вручную количество этих самых вырезов </w:t>
      </w:r>
      <w:r w:rsidRPr="008F221C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8F221C">
        <w:rPr>
          <w:rFonts w:ascii="Times New Roman" w:hAnsi="Times New Roman" w:cs="Times New Roman"/>
          <w:sz w:val="28"/>
          <w:szCs w:val="28"/>
        </w:rPr>
        <w:t xml:space="preserve">, которое ограничивается зависимостью </w:t>
      </w:r>
      <w:r w:rsidRPr="008F221C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8F221C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8F221C">
        <w:rPr>
          <w:rFonts w:ascii="Times New Roman" w:hAnsi="Times New Roman" w:cs="Times New Roman"/>
          <w:sz w:val="28"/>
          <w:szCs w:val="28"/>
        </w:rPr>
        <w:t>&lt; =</w:t>
      </w:r>
      <w:proofErr w:type="gramEnd"/>
      <w:r w:rsidRPr="008F221C">
        <w:rPr>
          <w:rFonts w:ascii="Times New Roman" w:hAnsi="Times New Roman" w:cs="Times New Roman"/>
          <w:sz w:val="28"/>
          <w:szCs w:val="28"/>
        </w:rPr>
        <w:t xml:space="preserve"> </w:t>
      </w:r>
      <w:r w:rsidRPr="008F221C">
        <w:rPr>
          <w:rFonts w:ascii="Times New Roman" w:hAnsi="Times New Roman" w:cs="Times New Roman"/>
          <w:sz w:val="30"/>
          <w:szCs w:val="30"/>
        </w:rPr>
        <w:t>π/</w:t>
      </w:r>
      <w:proofErr w:type="spellStart"/>
      <w:r w:rsidRPr="008F221C">
        <w:rPr>
          <w:rFonts w:ascii="Times New Roman" w:hAnsi="Times New Roman" w:cs="Times New Roman"/>
          <w:sz w:val="30"/>
          <w:szCs w:val="30"/>
          <w:lang w:val="en-US"/>
        </w:rPr>
        <w:t>arcsin</w:t>
      </w:r>
      <w:proofErr w:type="spellEnd"/>
      <w:r w:rsidRPr="008F221C">
        <w:rPr>
          <w:rFonts w:ascii="Times New Roman" w:hAnsi="Times New Roman" w:cs="Times New Roman"/>
          <w:sz w:val="30"/>
          <w:szCs w:val="30"/>
        </w:rPr>
        <w:t>(</w:t>
      </w:r>
      <w:r w:rsidRPr="008F221C">
        <w:rPr>
          <w:rFonts w:ascii="Times New Roman" w:hAnsi="Times New Roman" w:cs="Times New Roman"/>
          <w:sz w:val="30"/>
          <w:szCs w:val="30"/>
          <w:lang w:val="en-US"/>
        </w:rPr>
        <w:t>r</w:t>
      </w:r>
      <w:r w:rsidRPr="008F221C">
        <w:rPr>
          <w:rFonts w:ascii="Times New Roman" w:hAnsi="Times New Roman" w:cs="Times New Roman"/>
          <w:sz w:val="30"/>
          <w:szCs w:val="30"/>
        </w:rPr>
        <w:t>/</w:t>
      </w:r>
      <w:r w:rsidRPr="008F221C">
        <w:rPr>
          <w:rFonts w:ascii="Times New Roman" w:hAnsi="Times New Roman" w:cs="Times New Roman"/>
          <w:sz w:val="30"/>
          <w:szCs w:val="30"/>
          <w:lang w:val="en-US"/>
        </w:rPr>
        <w:t>R</w:t>
      </w:r>
      <w:r w:rsidRPr="00B567B3">
        <w:rPr>
          <w:rFonts w:ascii="Times New Roman" w:hAnsi="Times New Roman" w:cs="Times New Roman"/>
          <w:sz w:val="30"/>
          <w:szCs w:val="30"/>
        </w:rPr>
        <w:t>+</w:t>
      </w:r>
      <w:r>
        <w:rPr>
          <w:rFonts w:ascii="Times New Roman" w:hAnsi="Times New Roman" w:cs="Times New Roman"/>
          <w:sz w:val="30"/>
          <w:szCs w:val="30"/>
          <w:lang w:val="en-US"/>
        </w:rPr>
        <w:t>w</w:t>
      </w:r>
      <w:r w:rsidRPr="008F221C">
        <w:rPr>
          <w:rFonts w:ascii="Times New Roman" w:hAnsi="Times New Roman" w:cs="Times New Roman"/>
          <w:sz w:val="30"/>
          <w:szCs w:val="30"/>
        </w:rPr>
        <w:t>);</w:t>
      </w:r>
      <w:ins w:id="3" w:author="Семен Цуканов" w:date="2023-12-13T00:00:00Z">
        <w:r w:rsidR="009D7F66">
          <w:rPr>
            <w:rFonts w:ascii="Times New Roman" w:hAnsi="Times New Roman" w:cs="Times New Roman"/>
            <w:sz w:val="30"/>
            <w:szCs w:val="30"/>
          </w:rPr>
          <w:br w:type="page"/>
        </w:r>
      </w:ins>
    </w:p>
    <w:p w14:paraId="02E83CC5" w14:textId="71196B23" w:rsidR="005F21DD" w:rsidRPr="0050285D" w:rsidRDefault="009D7F66" w:rsidP="00E55726">
      <w:pPr>
        <w:pStyle w:val="a7"/>
        <w:spacing w:after="0" w:line="360" w:lineRule="auto"/>
        <w:ind w:left="709"/>
        <w:jc w:val="center"/>
        <w:outlineLvl w:val="0"/>
        <w:rPr>
          <w:ins w:id="4" w:author="Семен Цуканов" w:date="2023-12-13T00:01:00Z"/>
          <w:rFonts w:ascii="Times New Roman" w:hAnsi="Times New Roman" w:cs="Times New Roman"/>
          <w:b/>
          <w:bCs/>
          <w:sz w:val="28"/>
          <w:szCs w:val="28"/>
        </w:rPr>
      </w:pPr>
      <w:bookmarkStart w:id="5" w:name="_Toc154613841"/>
      <w:ins w:id="6" w:author="Семен Цуканов" w:date="2023-12-13T00:01:00Z">
        <w:r w:rsidRPr="0050285D">
          <w:rPr>
            <w:rFonts w:ascii="Times New Roman" w:hAnsi="Times New Roman" w:cs="Times New Roman"/>
            <w:b/>
            <w:bCs/>
            <w:sz w:val="28"/>
            <w:szCs w:val="28"/>
          </w:rPr>
          <w:lastRenderedPageBreak/>
          <w:t>4 ВЫБОР ИНСТРУМЕНТОВ И СРЕДСТВ РЕАЛИЗАЦИИ</w:t>
        </w:r>
        <w:bookmarkEnd w:id="5"/>
      </w:ins>
    </w:p>
    <w:p w14:paraId="3549BF9A" w14:textId="694854AE" w:rsidR="009D7F66" w:rsidRDefault="009D7F66" w:rsidP="009D7F66">
      <w:pPr>
        <w:pStyle w:val="a7"/>
        <w:spacing w:after="0" w:line="360" w:lineRule="auto"/>
        <w:ind w:left="709"/>
        <w:jc w:val="center"/>
        <w:rPr>
          <w:ins w:id="7" w:author="Семен Цуканов" w:date="2023-12-13T00:01:00Z"/>
          <w:rFonts w:ascii="Times New Roman" w:hAnsi="Times New Roman" w:cs="Times New Roman"/>
          <w:b/>
          <w:bCs/>
          <w:sz w:val="28"/>
          <w:szCs w:val="28"/>
        </w:rPr>
      </w:pPr>
    </w:p>
    <w:p w14:paraId="16E579F8" w14:textId="0E3F5CBB" w:rsidR="009D7F66" w:rsidRPr="0050285D" w:rsidRDefault="009D7F66" w:rsidP="009D7F66">
      <w:pPr>
        <w:pStyle w:val="a7"/>
        <w:spacing w:after="0" w:line="360" w:lineRule="auto"/>
        <w:ind w:left="0" w:firstLine="709"/>
        <w:jc w:val="both"/>
        <w:rPr>
          <w:ins w:id="8" w:author="Семен Цуканов" w:date="2023-12-13T00:07:00Z"/>
          <w:rFonts w:ascii="Times New Roman" w:hAnsi="Times New Roman" w:cs="Times New Roman"/>
          <w:sz w:val="28"/>
          <w:szCs w:val="28"/>
        </w:rPr>
      </w:pPr>
      <w:ins w:id="9" w:author="Семен Цуканов" w:date="2023-12-13T00:03:00Z">
        <w:r w:rsidRPr="0050285D">
          <w:rPr>
            <w:rFonts w:ascii="Times New Roman" w:hAnsi="Times New Roman" w:cs="Times New Roman"/>
            <w:sz w:val="28"/>
            <w:szCs w:val="28"/>
          </w:rPr>
          <w:t xml:space="preserve">Программа выполнена на языке программирования </w:t>
        </w:r>
        <w:r w:rsidRPr="0050285D">
          <w:rPr>
            <w:rFonts w:ascii="Times New Roman" w:hAnsi="Times New Roman" w:cs="Times New Roman"/>
            <w:sz w:val="28"/>
            <w:szCs w:val="28"/>
            <w:lang w:val="en-US"/>
          </w:rPr>
          <w:t>C</w:t>
        </w:r>
        <w:r w:rsidRPr="0050285D">
          <w:rPr>
            <w:rFonts w:ascii="Times New Roman" w:hAnsi="Times New Roman" w:cs="Times New Roman"/>
            <w:sz w:val="28"/>
            <w:szCs w:val="28"/>
          </w:rPr>
          <w:t>#, в среде интегрированной</w:t>
        </w:r>
      </w:ins>
      <w:ins w:id="10" w:author="Семен Цуканов" w:date="2023-12-13T00:04:00Z">
        <w:r w:rsidRPr="0050285D">
          <w:rPr>
            <w:rFonts w:ascii="Times New Roman" w:hAnsi="Times New Roman" w:cs="Times New Roman"/>
            <w:sz w:val="28"/>
            <w:szCs w:val="28"/>
          </w:rPr>
          <w:t xml:space="preserve"> разработки </w:t>
        </w:r>
        <w:r w:rsidRPr="0050285D">
          <w:rPr>
            <w:rFonts w:ascii="Times New Roman" w:hAnsi="Times New Roman" w:cs="Times New Roman"/>
            <w:sz w:val="28"/>
            <w:szCs w:val="28"/>
            <w:lang w:val="en-US"/>
          </w:rPr>
          <w:t>Microsoft</w:t>
        </w:r>
        <w:r w:rsidRPr="000822BD">
          <w:rPr>
            <w:rFonts w:ascii="Times New Roman" w:hAnsi="Times New Roman" w:cs="Times New Roman"/>
            <w:sz w:val="28"/>
            <w:szCs w:val="28"/>
          </w:rPr>
          <w:t xml:space="preserve"> </w:t>
        </w:r>
        <w:r w:rsidRPr="0050285D">
          <w:rPr>
            <w:rFonts w:ascii="Times New Roman" w:hAnsi="Times New Roman" w:cs="Times New Roman"/>
            <w:sz w:val="28"/>
            <w:szCs w:val="28"/>
            <w:lang w:val="en-US"/>
          </w:rPr>
          <w:t>Visual</w:t>
        </w:r>
        <w:r w:rsidRPr="000822BD">
          <w:rPr>
            <w:rFonts w:ascii="Times New Roman" w:hAnsi="Times New Roman" w:cs="Times New Roman"/>
            <w:sz w:val="28"/>
            <w:szCs w:val="28"/>
          </w:rPr>
          <w:t xml:space="preserve"> </w:t>
        </w:r>
        <w:r w:rsidRPr="0050285D">
          <w:rPr>
            <w:rFonts w:ascii="Times New Roman" w:hAnsi="Times New Roman" w:cs="Times New Roman"/>
            <w:sz w:val="28"/>
            <w:szCs w:val="28"/>
            <w:lang w:val="en-US"/>
          </w:rPr>
          <w:t>Studio</w:t>
        </w:r>
        <w:r w:rsidRPr="000822BD">
          <w:rPr>
            <w:rFonts w:ascii="Times New Roman" w:hAnsi="Times New Roman" w:cs="Times New Roman"/>
            <w:sz w:val="28"/>
            <w:szCs w:val="28"/>
          </w:rPr>
          <w:t xml:space="preserve"> 2022 </w:t>
        </w:r>
      </w:ins>
      <w:ins w:id="11" w:author="Семен Цуканов" w:date="2023-12-13T00:05:00Z">
        <w:r w:rsidRPr="0050285D">
          <w:rPr>
            <w:rFonts w:ascii="Times New Roman" w:hAnsi="Times New Roman" w:cs="Times New Roman"/>
            <w:sz w:val="28"/>
            <w:szCs w:val="28"/>
          </w:rPr>
          <w:t>с использованием фреймворка .</w:t>
        </w:r>
        <w:r w:rsidRPr="0050285D">
          <w:rPr>
            <w:rFonts w:ascii="Times New Roman" w:hAnsi="Times New Roman" w:cs="Times New Roman"/>
            <w:sz w:val="28"/>
            <w:szCs w:val="28"/>
            <w:lang w:val="en-US"/>
          </w:rPr>
          <w:t>NET</w:t>
        </w:r>
        <w:r w:rsidRPr="000822BD">
          <w:rPr>
            <w:rFonts w:ascii="Times New Roman" w:hAnsi="Times New Roman" w:cs="Times New Roman"/>
            <w:sz w:val="28"/>
            <w:szCs w:val="28"/>
          </w:rPr>
          <w:t xml:space="preserve"> </w:t>
        </w:r>
        <w:r w:rsidRPr="0050285D">
          <w:rPr>
            <w:rFonts w:ascii="Times New Roman" w:hAnsi="Times New Roman" w:cs="Times New Roman"/>
            <w:sz w:val="28"/>
            <w:szCs w:val="28"/>
          </w:rPr>
          <w:t>Framework 4.7.2</w:t>
        </w:r>
      </w:ins>
      <w:ins w:id="12" w:author="Семен Цуканов" w:date="2023-12-13T00:06:00Z">
        <w:r w:rsidRPr="000822BD">
          <w:rPr>
            <w:rFonts w:ascii="Times New Roman" w:hAnsi="Times New Roman" w:cs="Times New Roman"/>
            <w:sz w:val="28"/>
            <w:szCs w:val="28"/>
          </w:rPr>
          <w:t xml:space="preserve">. </w:t>
        </w:r>
        <w:proofErr w:type="gramStart"/>
        <w:r w:rsidRPr="0050285D">
          <w:rPr>
            <w:rFonts w:ascii="Times New Roman" w:hAnsi="Times New Roman" w:cs="Times New Roman"/>
            <w:sz w:val="28"/>
            <w:szCs w:val="28"/>
          </w:rPr>
          <w:t xml:space="preserve">Библиотека  </w:t>
        </w:r>
      </w:ins>
      <w:ins w:id="13" w:author="Семен Цуканов" w:date="2023-12-13T00:07:00Z">
        <w:r w:rsidRPr="0050285D">
          <w:rPr>
            <w:rFonts w:ascii="Times New Roman" w:hAnsi="Times New Roman" w:cs="Times New Roman"/>
            <w:sz w:val="28"/>
            <w:szCs w:val="28"/>
          </w:rPr>
          <w:t>для</w:t>
        </w:r>
        <w:proofErr w:type="gramEnd"/>
        <w:r w:rsidRPr="0050285D">
          <w:rPr>
            <w:rFonts w:ascii="Times New Roman" w:hAnsi="Times New Roman" w:cs="Times New Roman"/>
            <w:sz w:val="28"/>
            <w:szCs w:val="28"/>
          </w:rPr>
          <w:t xml:space="preserve"> взаимодействия с САПР </w:t>
        </w:r>
      </w:ins>
      <w:ins w:id="14" w:author="Семен Цуканов" w:date="2023-12-13T00:06:00Z">
        <w:r w:rsidRPr="0050285D">
          <w:rPr>
            <w:rFonts w:ascii="Times New Roman" w:hAnsi="Times New Roman" w:cs="Times New Roman"/>
            <w:sz w:val="28"/>
            <w:szCs w:val="28"/>
          </w:rPr>
          <w:t>- «</w:t>
        </w:r>
        <w:r w:rsidRPr="0050285D">
          <w:rPr>
            <w:rFonts w:ascii="Times New Roman" w:hAnsi="Times New Roman" w:cs="Times New Roman"/>
            <w:sz w:val="28"/>
            <w:szCs w:val="28"/>
            <w:lang w:val="en-US"/>
          </w:rPr>
          <w:t>SolidWorks</w:t>
        </w:r>
        <w:r w:rsidRPr="0050285D">
          <w:rPr>
            <w:rFonts w:ascii="Times New Roman" w:hAnsi="Times New Roman" w:cs="Times New Roman"/>
            <w:sz w:val="28"/>
            <w:szCs w:val="28"/>
          </w:rPr>
          <w:t>»</w:t>
        </w:r>
      </w:ins>
      <w:ins w:id="15" w:author="Семен Цуканов" w:date="2023-12-13T00:07:00Z">
        <w:r w:rsidRPr="0050285D">
          <w:rPr>
            <w:rFonts w:ascii="Times New Roman" w:hAnsi="Times New Roman" w:cs="Times New Roman"/>
            <w:sz w:val="28"/>
            <w:szCs w:val="28"/>
          </w:rPr>
          <w:t>.</w:t>
        </w:r>
      </w:ins>
    </w:p>
    <w:p w14:paraId="110B3B90" w14:textId="77777777" w:rsidR="009D7F66" w:rsidRPr="0050285D" w:rsidRDefault="009D7F66" w:rsidP="009D7F66">
      <w:pPr>
        <w:ind w:firstLine="709"/>
        <w:rPr>
          <w:ins w:id="16" w:author="Семен Цуканов" w:date="2023-12-13T00:08:00Z"/>
          <w:rFonts w:ascii="Times New Roman" w:hAnsi="Times New Roman" w:cs="Times New Roman"/>
          <w:sz w:val="28"/>
          <w:szCs w:val="28"/>
        </w:rPr>
      </w:pPr>
      <w:ins w:id="17" w:author="Семен Цуканов" w:date="2023-12-13T00:07:00Z">
        <w:r w:rsidRPr="0050285D">
          <w:rPr>
            <w:rFonts w:ascii="Times New Roman" w:hAnsi="Times New Roman" w:cs="Times New Roman"/>
            <w:sz w:val="28"/>
            <w:szCs w:val="28"/>
          </w:rPr>
          <w:t xml:space="preserve">Инструментом тестирования и создания модульных тестов был выбран тестовый фреймворк </w:t>
        </w:r>
        <w:proofErr w:type="spellStart"/>
        <w:r w:rsidRPr="0050285D">
          <w:rPr>
            <w:rFonts w:ascii="Times New Roman" w:hAnsi="Times New Roman" w:cs="Times New Roman"/>
            <w:sz w:val="28"/>
            <w:szCs w:val="28"/>
          </w:rPr>
          <w:t>NUnit</w:t>
        </w:r>
        <w:proofErr w:type="spellEnd"/>
        <w:r w:rsidRPr="0050285D">
          <w:rPr>
            <w:rFonts w:ascii="Times New Roman" w:hAnsi="Times New Roman" w:cs="Times New Roman"/>
            <w:sz w:val="28"/>
            <w:szCs w:val="28"/>
          </w:rPr>
          <w:t>.</w:t>
        </w:r>
      </w:ins>
    </w:p>
    <w:p w14:paraId="3ED01E90" w14:textId="77777777" w:rsidR="009D7F66" w:rsidRDefault="009D7F66" w:rsidP="009D7F66">
      <w:pPr>
        <w:ind w:firstLine="709"/>
        <w:rPr>
          <w:ins w:id="18" w:author="Семен Цуканов" w:date="2023-12-13T00:08:00Z"/>
          <w:rFonts w:ascii="Times New Roman" w:hAnsi="Times New Roman" w:cs="Times New Roman"/>
          <w:sz w:val="28"/>
          <w:szCs w:val="28"/>
        </w:rPr>
      </w:pPr>
      <w:ins w:id="19" w:author="Семен Цуканов" w:date="2023-12-13T00:08:00Z">
        <w:r>
          <w:rPr>
            <w:rFonts w:ascii="Times New Roman" w:hAnsi="Times New Roman" w:cs="Times New Roman"/>
            <w:sz w:val="28"/>
            <w:szCs w:val="28"/>
          </w:rPr>
          <w:br w:type="page"/>
        </w:r>
      </w:ins>
    </w:p>
    <w:p w14:paraId="1ED26147" w14:textId="59C0403D" w:rsidR="009D7F66" w:rsidRPr="00E55726" w:rsidRDefault="009D7F66" w:rsidP="00E55726">
      <w:pPr>
        <w:pStyle w:val="1"/>
        <w:jc w:val="center"/>
        <w:rPr>
          <w:ins w:id="20" w:author="Семен Цуканов" w:date="2023-12-13T00:11:00Z"/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1" w:name="_Toc154613842"/>
      <w:ins w:id="22" w:author="Семен Цуканов" w:date="2023-12-13T00:08:00Z">
        <w:r w:rsidRPr="0050285D">
          <w:rPr>
            <w:rFonts w:ascii="Times New Roman" w:hAnsi="Times New Roman" w:cs="Times New Roman"/>
            <w:b/>
            <w:bCs/>
            <w:color w:val="auto"/>
            <w:sz w:val="28"/>
            <w:szCs w:val="28"/>
          </w:rPr>
          <w:lastRenderedPageBreak/>
          <w:t>5 НАЗНАЧЕНИЕ ПЛАГИНА</w:t>
        </w:r>
      </w:ins>
      <w:bookmarkEnd w:id="21"/>
    </w:p>
    <w:p w14:paraId="49517CC7" w14:textId="562CA8FF" w:rsidR="00BC4B55" w:rsidRDefault="00BC4B55" w:rsidP="009D7F66">
      <w:pPr>
        <w:spacing w:line="257" w:lineRule="auto"/>
        <w:jc w:val="center"/>
        <w:rPr>
          <w:ins w:id="23" w:author="Семен Цуканов" w:date="2023-12-13T00:11:00Z"/>
          <w:rFonts w:ascii="Times New Roman" w:hAnsi="Times New Roman" w:cs="Times New Roman"/>
          <w:b/>
          <w:bCs/>
          <w:sz w:val="28"/>
          <w:szCs w:val="28"/>
        </w:rPr>
      </w:pPr>
    </w:p>
    <w:p w14:paraId="0A5C1C27" w14:textId="6360E29F" w:rsidR="00BC4B55" w:rsidRDefault="00BC4B55" w:rsidP="00BC4B55">
      <w:pPr>
        <w:spacing w:after="0" w:line="360" w:lineRule="auto"/>
        <w:ind w:firstLine="709"/>
        <w:jc w:val="both"/>
        <w:rPr>
          <w:ins w:id="24" w:author="Семен Цуканов" w:date="2023-12-13T00:12:00Z"/>
          <w:rFonts w:ascii="Times New Roman" w:hAnsi="Times New Roman" w:cs="Times New Roman"/>
          <w:sz w:val="28"/>
          <w:szCs w:val="28"/>
        </w:rPr>
      </w:pPr>
      <w:ins w:id="25" w:author="Семен Цуканов" w:date="2023-12-13T00:11:00Z">
        <w:r>
          <w:rPr>
            <w:rFonts w:ascii="Times New Roman" w:hAnsi="Times New Roman" w:cs="Times New Roman"/>
            <w:sz w:val="28"/>
            <w:szCs w:val="28"/>
          </w:rPr>
          <w:t>Назначение данного плагина</w:t>
        </w:r>
      </w:ins>
      <w:r w:rsidR="00E55726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E55726">
        <w:rPr>
          <w:rFonts w:ascii="Times New Roman" w:hAnsi="Times New Roman" w:cs="Times New Roman"/>
          <w:sz w:val="28"/>
          <w:szCs w:val="28"/>
        </w:rPr>
        <w:t>-</w:t>
      </w:r>
      <w:ins w:id="26" w:author="Семен Цуканов" w:date="2023-12-13T00:11:00Z">
        <w:r>
          <w:rPr>
            <w:rFonts w:ascii="Times New Roman" w:hAnsi="Times New Roman" w:cs="Times New Roman"/>
            <w:sz w:val="28"/>
            <w:szCs w:val="28"/>
          </w:rPr>
          <w:t xml:space="preserve"> это быстрое моделирование настенных часов разных параметров</w:t>
        </w:r>
        <w:proofErr w:type="gramEnd"/>
        <w:r>
          <w:rPr>
            <w:rFonts w:ascii="Times New Roman" w:hAnsi="Times New Roman" w:cs="Times New Roman"/>
            <w:sz w:val="28"/>
            <w:szCs w:val="28"/>
          </w:rPr>
          <w:t>, позволяющее посмотреть как будут выглядеть настенные часы при разных размерах и видах, задаваемых пользователем.</w:t>
        </w:r>
      </w:ins>
      <w:ins w:id="27" w:author="Семен Цуканов" w:date="2023-12-13T00:12:00Z">
        <w:r>
          <w:rPr>
            <w:rFonts w:ascii="Times New Roman" w:hAnsi="Times New Roman" w:cs="Times New Roman"/>
            <w:sz w:val="28"/>
            <w:szCs w:val="28"/>
          </w:rPr>
          <w:br w:type="page"/>
        </w:r>
      </w:ins>
    </w:p>
    <w:p w14:paraId="50D1E507" w14:textId="45F5BA7D" w:rsidR="00BC4B55" w:rsidRPr="00E55726" w:rsidRDefault="00BC4B55" w:rsidP="00E55726">
      <w:pPr>
        <w:pStyle w:val="1"/>
        <w:jc w:val="center"/>
        <w:rPr>
          <w:ins w:id="28" w:author="Семен Цуканов" w:date="2023-12-13T00:12:00Z"/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9" w:name="_Toc154613843"/>
      <w:ins w:id="30" w:author="Семен Цуканов" w:date="2023-12-13T00:12:00Z">
        <w:r w:rsidRPr="00E55726">
          <w:rPr>
            <w:rFonts w:ascii="Times New Roman" w:hAnsi="Times New Roman" w:cs="Times New Roman"/>
            <w:b/>
            <w:bCs/>
            <w:color w:val="auto"/>
            <w:sz w:val="28"/>
            <w:szCs w:val="28"/>
          </w:rPr>
          <w:lastRenderedPageBreak/>
          <w:t>6 ОБЗОР АНАЛОГОВ</w:t>
        </w:r>
        <w:bookmarkEnd w:id="29"/>
      </w:ins>
    </w:p>
    <w:p w14:paraId="7F0028BF" w14:textId="44281156" w:rsidR="00BC4B55" w:rsidRDefault="00BC4B55" w:rsidP="00BC4B55">
      <w:pPr>
        <w:spacing w:after="0" w:line="360" w:lineRule="auto"/>
        <w:jc w:val="center"/>
        <w:rPr>
          <w:ins w:id="31" w:author="Семен Цуканов" w:date="2023-12-13T00:12:00Z"/>
          <w:rFonts w:ascii="Times New Roman" w:hAnsi="Times New Roman" w:cs="Times New Roman"/>
          <w:b/>
          <w:bCs/>
          <w:sz w:val="28"/>
          <w:szCs w:val="28"/>
        </w:rPr>
      </w:pPr>
    </w:p>
    <w:p w14:paraId="46BD44C3" w14:textId="77777777" w:rsidR="00BC4B55" w:rsidRPr="00A00F7E" w:rsidRDefault="00BC4B55" w:rsidP="00BC4B55">
      <w:pPr>
        <w:pStyle w:val="a7"/>
        <w:spacing w:after="0" w:line="360" w:lineRule="auto"/>
        <w:ind w:left="0"/>
        <w:jc w:val="center"/>
        <w:rPr>
          <w:ins w:id="32" w:author="Семен Цуканов" w:date="2023-12-13T00:13:00Z"/>
          <w:rFonts w:ascii="Times New Roman" w:hAnsi="Times New Roman" w:cs="Times New Roman"/>
          <w:sz w:val="28"/>
          <w:szCs w:val="28"/>
        </w:rPr>
      </w:pPr>
      <w:ins w:id="33" w:author="Семен Цуканов" w:date="2023-12-13T00:13:00Z">
        <w:r>
          <w:rPr>
            <w:rFonts w:ascii="Times New Roman" w:hAnsi="Times New Roman" w:cs="Times New Roman"/>
            <w:b/>
            <w:bCs/>
            <w:sz w:val="28"/>
            <w:szCs w:val="28"/>
          </w:rPr>
          <w:t>«Редуктор – 3</w:t>
        </w:r>
        <w:r>
          <w:rPr>
            <w:rFonts w:ascii="Times New Roman" w:hAnsi="Times New Roman" w:cs="Times New Roman"/>
            <w:b/>
            <w:bCs/>
            <w:sz w:val="28"/>
            <w:szCs w:val="28"/>
            <w:lang w:val="en-US"/>
          </w:rPr>
          <w:t>D</w:t>
        </w:r>
        <w:r w:rsidRPr="00335FD0">
          <w:rPr>
            <w:rFonts w:ascii="Times New Roman" w:hAnsi="Times New Roman" w:cs="Times New Roman"/>
            <w:b/>
            <w:bCs/>
            <w:sz w:val="28"/>
            <w:szCs w:val="28"/>
          </w:rPr>
          <w:t xml:space="preserve"> </w:t>
        </w:r>
        <w:r>
          <w:rPr>
            <w:rFonts w:ascii="Times New Roman" w:hAnsi="Times New Roman" w:cs="Times New Roman"/>
            <w:b/>
            <w:bCs/>
            <w:sz w:val="28"/>
            <w:szCs w:val="28"/>
            <w:lang w:val="en-US"/>
          </w:rPr>
          <w:t>V</w:t>
        </w:r>
        <w:r w:rsidRPr="00335FD0">
          <w:rPr>
            <w:rFonts w:ascii="Times New Roman" w:hAnsi="Times New Roman" w:cs="Times New Roman"/>
            <w:b/>
            <w:bCs/>
            <w:sz w:val="28"/>
            <w:szCs w:val="28"/>
          </w:rPr>
          <w:t>2.3</w:t>
        </w:r>
        <w:r>
          <w:rPr>
            <w:rFonts w:ascii="Times New Roman" w:hAnsi="Times New Roman" w:cs="Times New Roman"/>
            <w:b/>
            <w:bCs/>
            <w:sz w:val="28"/>
            <w:szCs w:val="28"/>
          </w:rPr>
          <w:t>»</w:t>
        </w:r>
        <w:r w:rsidRPr="00335FD0">
          <w:rPr>
            <w:rFonts w:ascii="Times New Roman" w:hAnsi="Times New Roman" w:cs="Times New Roman"/>
            <w:b/>
            <w:bCs/>
            <w:sz w:val="28"/>
            <w:szCs w:val="28"/>
          </w:rPr>
          <w:t xml:space="preserve"> </w:t>
        </w:r>
        <w:r>
          <w:rPr>
            <w:rFonts w:ascii="Times New Roman" w:hAnsi="Times New Roman" w:cs="Times New Roman"/>
            <w:sz w:val="28"/>
            <w:szCs w:val="28"/>
          </w:rPr>
          <w:t>для Компас 3</w:t>
        </w:r>
        <w:r>
          <w:rPr>
            <w:rFonts w:ascii="Times New Roman" w:hAnsi="Times New Roman" w:cs="Times New Roman"/>
            <w:sz w:val="28"/>
            <w:szCs w:val="28"/>
            <w:lang w:val="en-US"/>
          </w:rPr>
          <w:t>D</w:t>
        </w:r>
      </w:ins>
    </w:p>
    <w:p w14:paraId="6603C4A7" w14:textId="77777777" w:rsidR="00BC4B55" w:rsidRDefault="00BC4B55" w:rsidP="00BC4B55">
      <w:pPr>
        <w:pStyle w:val="a7"/>
        <w:spacing w:after="0" w:line="360" w:lineRule="auto"/>
        <w:ind w:left="0"/>
        <w:jc w:val="center"/>
        <w:rPr>
          <w:ins w:id="34" w:author="Семен Цуканов" w:date="2023-12-13T00:13:00Z"/>
          <w:rFonts w:ascii="Times New Roman" w:hAnsi="Times New Roman" w:cs="Times New Roman"/>
          <w:sz w:val="28"/>
          <w:szCs w:val="28"/>
        </w:rPr>
      </w:pPr>
    </w:p>
    <w:p w14:paraId="399C3660" w14:textId="77777777" w:rsidR="00BC4B55" w:rsidRDefault="00BC4B55" w:rsidP="00BC4B55">
      <w:pPr>
        <w:pStyle w:val="a7"/>
        <w:spacing w:after="0" w:line="360" w:lineRule="auto"/>
        <w:ind w:left="0" w:firstLine="709"/>
        <w:jc w:val="both"/>
        <w:rPr>
          <w:ins w:id="35" w:author="Семен Цуканов" w:date="2023-12-13T00:13:00Z"/>
          <w:rFonts w:ascii="Times New Roman" w:hAnsi="Times New Roman" w:cs="Times New Roman"/>
          <w:sz w:val="28"/>
          <w:szCs w:val="28"/>
        </w:rPr>
      </w:pPr>
      <w:ins w:id="36" w:author="Семен Цуканов" w:date="2023-12-13T00:13:00Z">
        <w:r>
          <w:rPr>
            <w:rFonts w:ascii="Times New Roman" w:hAnsi="Times New Roman" w:cs="Times New Roman"/>
            <w:sz w:val="28"/>
            <w:szCs w:val="28"/>
          </w:rPr>
          <w:t xml:space="preserve">Данный плагин косвенно похож на разрабатываемый плагин. Суть его заключается в том, что это отдельное приложение, использующее </w:t>
        </w:r>
        <w:proofErr w:type="gramStart"/>
        <w:r>
          <w:rPr>
            <w:rFonts w:ascii="Times New Roman" w:hAnsi="Times New Roman" w:cs="Times New Roman"/>
            <w:sz w:val="28"/>
            <w:szCs w:val="28"/>
            <w:lang w:val="en-US"/>
          </w:rPr>
          <w:t>API</w:t>
        </w:r>
        <w:r w:rsidRPr="00A00F7E">
          <w:rPr>
            <w:rFonts w:ascii="Times New Roman" w:hAnsi="Times New Roman" w:cs="Times New Roman"/>
            <w:sz w:val="28"/>
            <w:szCs w:val="28"/>
          </w:rPr>
          <w:t xml:space="preserve"> </w:t>
        </w:r>
        <w:r>
          <w:rPr>
            <w:rFonts w:ascii="Times New Roman" w:hAnsi="Times New Roman" w:cs="Times New Roman"/>
            <w:sz w:val="28"/>
            <w:szCs w:val="28"/>
          </w:rPr>
          <w:t xml:space="preserve"> САПР</w:t>
        </w:r>
        <w:proofErr w:type="gramEnd"/>
        <w:r>
          <w:rPr>
            <w:rFonts w:ascii="Times New Roman" w:hAnsi="Times New Roman" w:cs="Times New Roman"/>
            <w:sz w:val="28"/>
            <w:szCs w:val="28"/>
          </w:rPr>
          <w:t xml:space="preserve"> Компас3</w:t>
        </w:r>
        <w:r>
          <w:rPr>
            <w:rFonts w:ascii="Times New Roman" w:hAnsi="Times New Roman" w:cs="Times New Roman"/>
            <w:sz w:val="28"/>
            <w:szCs w:val="28"/>
            <w:lang w:val="en-US"/>
          </w:rPr>
          <w:t>D</w:t>
        </w:r>
        <w:r>
          <w:rPr>
            <w:rFonts w:ascii="Times New Roman" w:hAnsi="Times New Roman" w:cs="Times New Roman"/>
            <w:sz w:val="28"/>
            <w:szCs w:val="28"/>
          </w:rPr>
          <w:t>, для построения редуктора по заданным параметрам.</w:t>
        </w:r>
      </w:ins>
    </w:p>
    <w:p w14:paraId="38DED672" w14:textId="77777777" w:rsidR="00BC4B55" w:rsidRDefault="00BC4B55" w:rsidP="00BC4B55">
      <w:pPr>
        <w:pStyle w:val="a7"/>
        <w:spacing w:after="0" w:line="360" w:lineRule="auto"/>
        <w:ind w:left="0" w:firstLine="709"/>
        <w:jc w:val="both"/>
        <w:rPr>
          <w:ins w:id="37" w:author="Семен Цуканов" w:date="2023-12-13T00:13:00Z"/>
          <w:rFonts w:ascii="Times New Roman" w:hAnsi="Times New Roman" w:cs="Times New Roman"/>
          <w:sz w:val="28"/>
          <w:szCs w:val="28"/>
        </w:rPr>
      </w:pPr>
      <w:ins w:id="38" w:author="Семен Цуканов" w:date="2023-12-13T00:13:00Z">
        <w:r>
          <w:rPr>
            <w:rFonts w:ascii="Times New Roman" w:hAnsi="Times New Roman" w:cs="Times New Roman"/>
            <w:sz w:val="28"/>
            <w:szCs w:val="28"/>
          </w:rPr>
          <w:t>Задаваемые параметры:</w:t>
        </w:r>
      </w:ins>
    </w:p>
    <w:p w14:paraId="57D59786" w14:textId="77777777" w:rsidR="00BC4B55" w:rsidRPr="00A00F7E" w:rsidRDefault="00BC4B55" w:rsidP="00BC4B55">
      <w:pPr>
        <w:pStyle w:val="a7"/>
        <w:numPr>
          <w:ilvl w:val="0"/>
          <w:numId w:val="2"/>
        </w:numPr>
        <w:spacing w:after="0" w:line="360" w:lineRule="auto"/>
        <w:ind w:left="0" w:firstLine="709"/>
        <w:jc w:val="both"/>
        <w:rPr>
          <w:ins w:id="39" w:author="Семен Цуканов" w:date="2023-12-13T00:13:00Z"/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ins w:id="40" w:author="Семен Цуканов" w:date="2023-12-13T00:13:00Z">
        <w:r w:rsidRPr="00A00F7E">
          <w:rPr>
            <w:rFonts w:ascii="Times New Roman" w:eastAsia="Times New Roman" w:hAnsi="Times New Roman" w:cs="Times New Roman"/>
            <w:color w:val="000000"/>
            <w:sz w:val="28"/>
            <w:szCs w:val="28"/>
            <w:lang w:eastAsia="ru-RU"/>
          </w:rPr>
          <w:t>вращающий момент на ведомом валу редуктора;</w:t>
        </w:r>
      </w:ins>
    </w:p>
    <w:p w14:paraId="3822CDCA" w14:textId="77777777" w:rsidR="00BC4B55" w:rsidRPr="00A00F7E" w:rsidRDefault="00BC4B55" w:rsidP="00BC4B55">
      <w:pPr>
        <w:pStyle w:val="a7"/>
        <w:numPr>
          <w:ilvl w:val="0"/>
          <w:numId w:val="2"/>
        </w:numPr>
        <w:spacing w:after="0" w:line="360" w:lineRule="auto"/>
        <w:ind w:left="0" w:firstLine="709"/>
        <w:jc w:val="both"/>
        <w:rPr>
          <w:ins w:id="41" w:author="Семен Цуканов" w:date="2023-12-13T00:13:00Z"/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ins w:id="42" w:author="Семен Цуканов" w:date="2023-12-13T00:13:00Z">
        <w:r w:rsidRPr="00A00F7E">
          <w:rPr>
            <w:rFonts w:ascii="Times New Roman" w:eastAsia="Times New Roman" w:hAnsi="Times New Roman" w:cs="Times New Roman"/>
            <w:color w:val="000000"/>
            <w:sz w:val="28"/>
            <w:szCs w:val="28"/>
            <w:lang w:eastAsia="ru-RU"/>
          </w:rPr>
          <w:t>угловая скорость ведомого вала;</w:t>
        </w:r>
      </w:ins>
    </w:p>
    <w:p w14:paraId="2A3D9D9E" w14:textId="77777777" w:rsidR="00BC4B55" w:rsidRPr="00A00F7E" w:rsidRDefault="00BC4B55" w:rsidP="00BC4B55">
      <w:pPr>
        <w:pStyle w:val="a7"/>
        <w:numPr>
          <w:ilvl w:val="0"/>
          <w:numId w:val="2"/>
        </w:numPr>
        <w:spacing w:after="0" w:line="360" w:lineRule="auto"/>
        <w:ind w:left="0" w:firstLine="709"/>
        <w:jc w:val="both"/>
        <w:rPr>
          <w:ins w:id="43" w:author="Семен Цуканов" w:date="2023-12-13T00:13:00Z"/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ins w:id="44" w:author="Семен Цуканов" w:date="2023-12-13T00:13:00Z">
        <w:r w:rsidRPr="00A00F7E">
          <w:rPr>
            <w:rFonts w:ascii="Times New Roman" w:eastAsia="Times New Roman" w:hAnsi="Times New Roman" w:cs="Times New Roman"/>
            <w:color w:val="000000"/>
            <w:sz w:val="28"/>
            <w:szCs w:val="28"/>
            <w:lang w:eastAsia="ru-RU"/>
          </w:rPr>
          <w:t>передаточное число редуктора;</w:t>
        </w:r>
      </w:ins>
    </w:p>
    <w:p w14:paraId="18D48B12" w14:textId="77777777" w:rsidR="00BC4B55" w:rsidRDefault="00BC4B55" w:rsidP="00BC4B55">
      <w:pPr>
        <w:pStyle w:val="a7"/>
        <w:numPr>
          <w:ilvl w:val="0"/>
          <w:numId w:val="2"/>
        </w:numPr>
        <w:spacing w:after="0" w:line="360" w:lineRule="auto"/>
        <w:ind w:left="0" w:firstLine="709"/>
        <w:jc w:val="both"/>
        <w:rPr>
          <w:ins w:id="45" w:author="Семен Цуканов" w:date="2023-12-13T00:13:00Z"/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ins w:id="46" w:author="Семен Цуканов" w:date="2023-12-13T00:13:00Z">
        <w:r w:rsidRPr="00A00F7E">
          <w:rPr>
            <w:rFonts w:ascii="Times New Roman" w:eastAsia="Times New Roman" w:hAnsi="Times New Roman" w:cs="Times New Roman"/>
            <w:color w:val="000000"/>
            <w:sz w:val="28"/>
            <w:szCs w:val="28"/>
            <w:lang w:eastAsia="ru-RU"/>
          </w:rPr>
          <w:t>режим работы редуктора.</w:t>
        </w:r>
      </w:ins>
    </w:p>
    <w:p w14:paraId="2CE7EEC2" w14:textId="77777777" w:rsidR="00BC4B55" w:rsidRDefault="00BC4B55" w:rsidP="00BC4B55">
      <w:pPr>
        <w:spacing w:after="0" w:line="360" w:lineRule="auto"/>
        <w:jc w:val="both"/>
        <w:rPr>
          <w:ins w:id="47" w:author="Семен Цуканов" w:date="2023-12-13T00:13:00Z"/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8BF4B50" w14:textId="1311F924" w:rsidR="00BC4B55" w:rsidRPr="00A00F7E" w:rsidRDefault="00BC4B55" w:rsidP="00BC4B55">
      <w:pPr>
        <w:spacing w:after="0" w:line="360" w:lineRule="auto"/>
        <w:ind w:firstLine="709"/>
        <w:jc w:val="both"/>
        <w:rPr>
          <w:ins w:id="48" w:author="Семен Цуканов" w:date="2023-12-13T00:13:00Z"/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ins w:id="49" w:author="Семен Цуканов" w:date="2023-12-13T00:13:00Z">
        <w:r>
          <w:rPr>
            <w:rFonts w:ascii="Times New Roman" w:eastAsia="Times New Roman" w:hAnsi="Times New Roman" w:cs="Times New Roman"/>
            <w:color w:val="000000"/>
            <w:sz w:val="28"/>
            <w:szCs w:val="28"/>
            <w:lang w:eastAsia="ru-RU"/>
          </w:rPr>
          <w:t>Скриншот пользовательского интерфейса представлен на рисунке</w:t>
        </w:r>
      </w:ins>
      <w:ins w:id="50" w:author="Семен Цуканов" w:date="2023-12-13T00:23:00Z">
        <w:r w:rsidR="002E3A9A">
          <w:rPr>
            <w:rFonts w:ascii="Times New Roman" w:eastAsia="Times New Roman" w:hAnsi="Times New Roman" w:cs="Times New Roman"/>
            <w:color w:val="000000"/>
            <w:sz w:val="28"/>
            <w:szCs w:val="28"/>
            <w:lang w:eastAsia="ru-RU"/>
          </w:rPr>
          <w:t xml:space="preserve"> 6</w:t>
        </w:r>
      </w:ins>
      <w:ins w:id="51" w:author="Семен Цуканов" w:date="2023-12-13T00:13:00Z">
        <w:r>
          <w:rPr>
            <w:rFonts w:ascii="Times New Roman" w:eastAsia="Times New Roman" w:hAnsi="Times New Roman" w:cs="Times New Roman"/>
            <w:color w:val="000000"/>
            <w:sz w:val="28"/>
            <w:szCs w:val="28"/>
            <w:lang w:eastAsia="ru-RU"/>
          </w:rPr>
          <w:t>.</w:t>
        </w:r>
      </w:ins>
      <w:ins w:id="52" w:author="Семен Цуканов" w:date="2023-12-13T00:23:00Z">
        <w:r w:rsidR="002E3A9A">
          <w:rPr>
            <w:rFonts w:ascii="Times New Roman" w:eastAsia="Times New Roman" w:hAnsi="Times New Roman" w:cs="Times New Roman"/>
            <w:color w:val="000000"/>
            <w:sz w:val="28"/>
            <w:szCs w:val="28"/>
            <w:lang w:eastAsia="ru-RU"/>
          </w:rPr>
          <w:t>1</w:t>
        </w:r>
      </w:ins>
      <w:ins w:id="53" w:author="Семен Цуканов" w:date="2023-12-13T00:13:00Z">
        <w:r>
          <w:rPr>
            <w:rFonts w:ascii="Times New Roman" w:eastAsia="Times New Roman" w:hAnsi="Times New Roman" w:cs="Times New Roman"/>
            <w:color w:val="000000"/>
            <w:sz w:val="28"/>
            <w:szCs w:val="28"/>
            <w:lang w:eastAsia="ru-RU"/>
          </w:rPr>
          <w:t>.</w:t>
        </w:r>
      </w:ins>
    </w:p>
    <w:p w14:paraId="3DB916CD" w14:textId="77777777" w:rsidR="00BC4B55" w:rsidRDefault="00BC4B55" w:rsidP="00BC4B55">
      <w:pPr>
        <w:spacing w:after="0" w:line="360" w:lineRule="auto"/>
        <w:jc w:val="center"/>
        <w:rPr>
          <w:ins w:id="54" w:author="Семен Цуканов" w:date="2023-12-13T00:13:00Z"/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ins w:id="55" w:author="Семен Цуканов" w:date="2023-12-13T00:13:00Z">
        <w:r>
          <w:rPr>
            <w:noProof/>
          </w:rPr>
          <w:drawing>
            <wp:inline distT="0" distB="0" distL="0" distR="0" wp14:anchorId="250990D2" wp14:editId="7B059CA8">
              <wp:extent cx="5940425" cy="4269740"/>
              <wp:effectExtent l="19050" t="19050" r="22225" b="16510"/>
              <wp:docPr id="4" name="Рисунок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0425" cy="4269740"/>
                      </a:xfrm>
                      <a:prstGeom prst="rect">
                        <a:avLst/>
                      </a:prstGeom>
                      <a:noFill/>
                      <a:ln>
                        <a:solidFill>
                          <a:schemeClr val="tx1"/>
                        </a:solidFill>
                      </a:ln>
                    </pic:spPr>
                  </pic:pic>
                </a:graphicData>
              </a:graphic>
            </wp:inline>
          </w:drawing>
        </w:r>
      </w:ins>
    </w:p>
    <w:p w14:paraId="00AC8F0B" w14:textId="57C8E74D" w:rsidR="00BC4B55" w:rsidRPr="00A00F7E" w:rsidRDefault="00BC4B55" w:rsidP="00BC4B55">
      <w:pPr>
        <w:spacing w:after="0" w:line="360" w:lineRule="auto"/>
        <w:jc w:val="center"/>
        <w:rPr>
          <w:ins w:id="56" w:author="Семен Цуканов" w:date="2023-12-13T00:13:00Z"/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ins w:id="57" w:author="Семен Цуканов" w:date="2023-12-13T00:13:00Z">
        <w:r>
          <w:rPr>
            <w:rFonts w:ascii="Times New Roman" w:eastAsia="Times New Roman" w:hAnsi="Times New Roman" w:cs="Times New Roman"/>
            <w:color w:val="000000"/>
            <w:sz w:val="28"/>
            <w:szCs w:val="28"/>
            <w:lang w:eastAsia="ru-RU"/>
          </w:rPr>
          <w:t xml:space="preserve">Рисунок </w:t>
        </w:r>
      </w:ins>
      <w:ins w:id="58" w:author="Семен Цуканов" w:date="2023-12-13T00:23:00Z">
        <w:r w:rsidR="002E3A9A">
          <w:rPr>
            <w:rFonts w:ascii="Times New Roman" w:eastAsia="Times New Roman" w:hAnsi="Times New Roman" w:cs="Times New Roman"/>
            <w:color w:val="000000"/>
            <w:sz w:val="28"/>
            <w:szCs w:val="28"/>
            <w:lang w:eastAsia="ru-RU"/>
          </w:rPr>
          <w:t>6</w:t>
        </w:r>
      </w:ins>
      <w:ins w:id="59" w:author="Семен Цуканов" w:date="2023-12-13T00:13:00Z">
        <w:r>
          <w:rPr>
            <w:rFonts w:ascii="Times New Roman" w:eastAsia="Times New Roman" w:hAnsi="Times New Roman" w:cs="Times New Roman"/>
            <w:color w:val="000000"/>
            <w:sz w:val="28"/>
            <w:szCs w:val="28"/>
            <w:lang w:eastAsia="ru-RU"/>
          </w:rPr>
          <w:t>.</w:t>
        </w:r>
      </w:ins>
      <w:ins w:id="60" w:author="Семен Цуканов" w:date="2023-12-13T00:23:00Z">
        <w:r w:rsidR="002E3A9A">
          <w:rPr>
            <w:rFonts w:ascii="Times New Roman" w:eastAsia="Times New Roman" w:hAnsi="Times New Roman" w:cs="Times New Roman"/>
            <w:color w:val="000000"/>
            <w:sz w:val="28"/>
            <w:szCs w:val="28"/>
            <w:lang w:eastAsia="ru-RU"/>
          </w:rPr>
          <w:t>1</w:t>
        </w:r>
      </w:ins>
      <w:ins w:id="61" w:author="Семен Цуканов" w:date="2023-12-13T00:13:00Z">
        <w:r>
          <w:rPr>
            <w:rFonts w:ascii="Times New Roman" w:eastAsia="Times New Roman" w:hAnsi="Times New Roman" w:cs="Times New Roman"/>
            <w:color w:val="000000"/>
            <w:sz w:val="28"/>
            <w:szCs w:val="28"/>
            <w:lang w:eastAsia="ru-RU"/>
          </w:rPr>
          <w:t xml:space="preserve"> – Пользовательский интерфейс программы «Редуктор-3</w:t>
        </w:r>
        <w:r>
          <w:rPr>
            <w:rFonts w:ascii="Times New Roman" w:eastAsia="Times New Roman" w:hAnsi="Times New Roman" w:cs="Times New Roman"/>
            <w:color w:val="000000"/>
            <w:sz w:val="28"/>
            <w:szCs w:val="28"/>
            <w:lang w:val="en-US" w:eastAsia="ru-RU"/>
          </w:rPr>
          <w:t>D</w:t>
        </w:r>
        <w:r>
          <w:rPr>
            <w:rFonts w:ascii="Times New Roman" w:eastAsia="Times New Roman" w:hAnsi="Times New Roman" w:cs="Times New Roman"/>
            <w:color w:val="000000"/>
            <w:sz w:val="28"/>
            <w:szCs w:val="28"/>
            <w:lang w:eastAsia="ru-RU"/>
          </w:rPr>
          <w:t>»</w:t>
        </w:r>
      </w:ins>
    </w:p>
    <w:p w14:paraId="76F840EE" w14:textId="77777777" w:rsidR="00BC4B55" w:rsidRDefault="00BC4B55" w:rsidP="00BC4B55">
      <w:pPr>
        <w:pStyle w:val="a7"/>
        <w:spacing w:after="0" w:line="360" w:lineRule="auto"/>
        <w:ind w:left="0" w:firstLine="709"/>
        <w:jc w:val="both"/>
        <w:rPr>
          <w:ins w:id="62" w:author="Семен Цуканов" w:date="2023-12-13T00:13:00Z"/>
          <w:rFonts w:ascii="Times New Roman" w:hAnsi="Times New Roman" w:cs="Times New Roman"/>
          <w:sz w:val="28"/>
          <w:szCs w:val="28"/>
        </w:rPr>
      </w:pPr>
    </w:p>
    <w:p w14:paraId="2CDFE38C" w14:textId="7F9F50FA" w:rsidR="00BC4B55" w:rsidRDefault="00BC4B55" w:rsidP="00BC4B55">
      <w:pPr>
        <w:pStyle w:val="a7"/>
        <w:spacing w:after="0" w:line="360" w:lineRule="auto"/>
        <w:ind w:left="0" w:firstLine="709"/>
        <w:jc w:val="both"/>
        <w:rPr>
          <w:ins w:id="63" w:author="Семен Цуканов" w:date="2023-12-13T00:13:00Z"/>
          <w:rFonts w:ascii="Times New Roman" w:hAnsi="Times New Roman" w:cs="Times New Roman"/>
          <w:sz w:val="28"/>
          <w:szCs w:val="28"/>
        </w:rPr>
      </w:pPr>
      <w:ins w:id="64" w:author="Семен Цуканов" w:date="2023-12-13T00:13:00Z">
        <w:r>
          <w:rPr>
            <w:rFonts w:ascii="Times New Roman" w:hAnsi="Times New Roman" w:cs="Times New Roman"/>
            <w:sz w:val="28"/>
            <w:szCs w:val="28"/>
          </w:rPr>
          <w:lastRenderedPageBreak/>
          <w:t>По нажатию кнопки «Начать построение», приложение открывает Компас 3</w:t>
        </w:r>
        <w:r>
          <w:rPr>
            <w:rFonts w:ascii="Times New Roman" w:hAnsi="Times New Roman" w:cs="Times New Roman"/>
            <w:sz w:val="28"/>
            <w:szCs w:val="28"/>
            <w:lang w:val="en-US"/>
          </w:rPr>
          <w:t>D</w:t>
        </w:r>
        <w:r>
          <w:rPr>
            <w:rFonts w:ascii="Times New Roman" w:hAnsi="Times New Roman" w:cs="Times New Roman"/>
            <w:sz w:val="28"/>
            <w:szCs w:val="28"/>
          </w:rPr>
          <w:t xml:space="preserve"> и начинает построение редуктора. Пример построения показан на рисунке </w:t>
        </w:r>
      </w:ins>
      <w:ins w:id="65" w:author="Семен Цуканов" w:date="2023-12-13T00:23:00Z">
        <w:r w:rsidR="002E3A9A">
          <w:rPr>
            <w:rFonts w:ascii="Times New Roman" w:hAnsi="Times New Roman" w:cs="Times New Roman"/>
            <w:sz w:val="28"/>
            <w:szCs w:val="28"/>
          </w:rPr>
          <w:t>6</w:t>
        </w:r>
      </w:ins>
      <w:ins w:id="66" w:author="Семен Цуканов" w:date="2023-12-13T00:13:00Z">
        <w:r>
          <w:rPr>
            <w:rFonts w:ascii="Times New Roman" w:hAnsi="Times New Roman" w:cs="Times New Roman"/>
            <w:sz w:val="28"/>
            <w:szCs w:val="28"/>
          </w:rPr>
          <w:t>.</w:t>
        </w:r>
      </w:ins>
      <w:ins w:id="67" w:author="Семен Цуканов" w:date="2023-12-13T00:23:00Z">
        <w:r w:rsidR="002E3A9A">
          <w:rPr>
            <w:rFonts w:ascii="Times New Roman" w:hAnsi="Times New Roman" w:cs="Times New Roman"/>
            <w:sz w:val="28"/>
            <w:szCs w:val="28"/>
          </w:rPr>
          <w:t>2</w:t>
        </w:r>
      </w:ins>
      <w:ins w:id="68" w:author="Семен Цуканов" w:date="2023-12-13T00:13:00Z">
        <w:r>
          <w:rPr>
            <w:rFonts w:ascii="Times New Roman" w:hAnsi="Times New Roman" w:cs="Times New Roman"/>
            <w:sz w:val="28"/>
            <w:szCs w:val="28"/>
          </w:rPr>
          <w:t>.</w:t>
        </w:r>
      </w:ins>
    </w:p>
    <w:p w14:paraId="24294542" w14:textId="77777777" w:rsidR="00BC4B55" w:rsidRDefault="00BC4B55" w:rsidP="00BC4B55">
      <w:pPr>
        <w:pStyle w:val="a7"/>
        <w:spacing w:after="0" w:line="360" w:lineRule="auto"/>
        <w:ind w:left="0"/>
        <w:jc w:val="center"/>
        <w:rPr>
          <w:ins w:id="69" w:author="Семен Цуканов" w:date="2023-12-13T00:13:00Z"/>
          <w:rFonts w:ascii="Times New Roman" w:hAnsi="Times New Roman" w:cs="Times New Roman"/>
          <w:sz w:val="28"/>
          <w:szCs w:val="28"/>
        </w:rPr>
      </w:pPr>
      <w:ins w:id="70" w:author="Семен Цуканов" w:date="2023-12-13T00:13:00Z">
        <w:r>
          <w:rPr>
            <w:noProof/>
          </w:rPr>
          <w:drawing>
            <wp:inline distT="0" distB="0" distL="0" distR="0" wp14:anchorId="2157C71A" wp14:editId="3F7E03D7">
              <wp:extent cx="5940425" cy="4185920"/>
              <wp:effectExtent l="19050" t="19050" r="22225" b="24130"/>
              <wp:docPr id="8" name="Рисунок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/>
                      <pic:cNvPicPr>
                        <a:picLocks noChangeAspect="1" noChangeArrowheads="1"/>
                      </pic:cNvPicPr>
                    </pic:nvPicPr>
                    <pic:blipFill>
                      <a:blip r:embed="rId1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0425" cy="4185920"/>
                      </a:xfrm>
                      <a:prstGeom prst="rect">
                        <a:avLst/>
                      </a:prstGeom>
                      <a:noFill/>
                      <a:ln>
                        <a:solidFill>
                          <a:schemeClr val="tx1"/>
                        </a:solidFill>
                      </a:ln>
                    </pic:spPr>
                  </pic:pic>
                </a:graphicData>
              </a:graphic>
            </wp:inline>
          </w:drawing>
        </w:r>
      </w:ins>
    </w:p>
    <w:p w14:paraId="5E52AED2" w14:textId="5F065833" w:rsidR="00BC4B55" w:rsidRDefault="00BC4B55" w:rsidP="00BC4B55">
      <w:pPr>
        <w:pStyle w:val="a7"/>
        <w:spacing w:after="0" w:line="360" w:lineRule="auto"/>
        <w:ind w:left="0"/>
        <w:jc w:val="center"/>
        <w:rPr>
          <w:ins w:id="71" w:author="Семен Цуканов" w:date="2023-12-13T00:14:00Z"/>
          <w:rFonts w:ascii="Times New Roman" w:hAnsi="Times New Roman" w:cs="Times New Roman"/>
          <w:sz w:val="28"/>
          <w:szCs w:val="28"/>
        </w:rPr>
      </w:pPr>
      <w:ins w:id="72" w:author="Семен Цуканов" w:date="2023-12-13T00:13:00Z">
        <w:r>
          <w:rPr>
            <w:rFonts w:ascii="Times New Roman" w:hAnsi="Times New Roman" w:cs="Times New Roman"/>
            <w:sz w:val="28"/>
            <w:szCs w:val="28"/>
          </w:rPr>
          <w:t xml:space="preserve">Рисунок </w:t>
        </w:r>
      </w:ins>
      <w:ins w:id="73" w:author="Семен Цуканов" w:date="2023-12-13T00:24:00Z">
        <w:r w:rsidR="002E3A9A">
          <w:rPr>
            <w:rFonts w:ascii="Times New Roman" w:hAnsi="Times New Roman" w:cs="Times New Roman"/>
            <w:sz w:val="28"/>
            <w:szCs w:val="28"/>
          </w:rPr>
          <w:t>6</w:t>
        </w:r>
      </w:ins>
      <w:ins w:id="74" w:author="Семен Цуканов" w:date="2023-12-13T00:13:00Z">
        <w:r>
          <w:rPr>
            <w:rFonts w:ascii="Times New Roman" w:hAnsi="Times New Roman" w:cs="Times New Roman"/>
            <w:sz w:val="28"/>
            <w:szCs w:val="28"/>
          </w:rPr>
          <w:t>.</w:t>
        </w:r>
      </w:ins>
      <w:ins w:id="75" w:author="Семен Цуканов" w:date="2023-12-13T00:24:00Z">
        <w:r w:rsidR="002E3A9A">
          <w:rPr>
            <w:rFonts w:ascii="Times New Roman" w:hAnsi="Times New Roman" w:cs="Times New Roman"/>
            <w:sz w:val="28"/>
            <w:szCs w:val="28"/>
          </w:rPr>
          <w:t>2</w:t>
        </w:r>
      </w:ins>
      <w:ins w:id="76" w:author="Семен Цуканов" w:date="2023-12-13T00:13:00Z">
        <w:r>
          <w:rPr>
            <w:rFonts w:ascii="Times New Roman" w:hAnsi="Times New Roman" w:cs="Times New Roman"/>
            <w:sz w:val="28"/>
            <w:szCs w:val="28"/>
          </w:rPr>
          <w:t xml:space="preserve"> – Построенный редуктор из плагина «Редуктор-3</w:t>
        </w:r>
        <w:r>
          <w:rPr>
            <w:rFonts w:ascii="Times New Roman" w:hAnsi="Times New Roman" w:cs="Times New Roman"/>
            <w:sz w:val="28"/>
            <w:szCs w:val="28"/>
            <w:lang w:val="en-US"/>
          </w:rPr>
          <w:t>D</w:t>
        </w:r>
        <w:r>
          <w:rPr>
            <w:rFonts w:ascii="Times New Roman" w:hAnsi="Times New Roman" w:cs="Times New Roman"/>
            <w:sz w:val="28"/>
            <w:szCs w:val="28"/>
          </w:rPr>
          <w:t>»</w:t>
        </w:r>
      </w:ins>
      <w:ins w:id="77" w:author="Семен Цуканов" w:date="2023-12-13T00:14:00Z">
        <w:r>
          <w:rPr>
            <w:rFonts w:ascii="Times New Roman" w:hAnsi="Times New Roman" w:cs="Times New Roman"/>
            <w:sz w:val="28"/>
            <w:szCs w:val="28"/>
          </w:rPr>
          <w:br w:type="page"/>
        </w:r>
      </w:ins>
    </w:p>
    <w:p w14:paraId="029CDD99" w14:textId="07A050AD" w:rsidR="00BC4B55" w:rsidRPr="0050285D" w:rsidRDefault="002E3A9A" w:rsidP="00E55726">
      <w:pPr>
        <w:pStyle w:val="a7"/>
        <w:spacing w:after="0" w:line="360" w:lineRule="auto"/>
        <w:ind w:left="0"/>
        <w:jc w:val="center"/>
        <w:outlineLvl w:val="0"/>
        <w:rPr>
          <w:ins w:id="78" w:author="Семен Цуканов" w:date="2023-12-13T00:13:00Z"/>
          <w:rFonts w:ascii="Times New Roman" w:hAnsi="Times New Roman" w:cs="Times New Roman"/>
          <w:b/>
          <w:bCs/>
          <w:sz w:val="28"/>
          <w:szCs w:val="28"/>
        </w:rPr>
      </w:pPr>
      <w:bookmarkStart w:id="79" w:name="_Toc154613844"/>
      <w:ins w:id="80" w:author="Семен Цуканов" w:date="2023-12-13T00:24:00Z">
        <w:r w:rsidRPr="0050285D">
          <w:rPr>
            <w:rFonts w:ascii="Times New Roman" w:hAnsi="Times New Roman" w:cs="Times New Roman"/>
            <w:b/>
            <w:bCs/>
            <w:sz w:val="28"/>
            <w:szCs w:val="28"/>
          </w:rPr>
          <w:lastRenderedPageBreak/>
          <w:t>7 ОПИСАНИЕ РЕАЛИЗАЦИИ</w:t>
        </w:r>
      </w:ins>
      <w:bookmarkEnd w:id="79"/>
    </w:p>
    <w:p w14:paraId="502DE416" w14:textId="726DA59E" w:rsidR="00BC4B55" w:rsidRDefault="00BC4B55" w:rsidP="00BC4B55">
      <w:pPr>
        <w:spacing w:after="0" w:line="360" w:lineRule="auto"/>
        <w:ind w:firstLine="709"/>
        <w:jc w:val="both"/>
        <w:rPr>
          <w:ins w:id="81" w:author="Семен Цуканов" w:date="2023-12-13T00:24:00Z"/>
          <w:rFonts w:ascii="Times New Roman" w:hAnsi="Times New Roman" w:cs="Times New Roman"/>
          <w:b/>
          <w:bCs/>
          <w:sz w:val="28"/>
          <w:szCs w:val="28"/>
        </w:rPr>
      </w:pPr>
    </w:p>
    <w:p w14:paraId="7377A5CB" w14:textId="65779772" w:rsidR="002E4AEC" w:rsidRDefault="001733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описания графической модели проекта был использован стандарт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1733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1733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диаграмм.</w:t>
      </w:r>
    </w:p>
    <w:p w14:paraId="37F9CE3A" w14:textId="662EB331" w:rsidR="00173390" w:rsidRDefault="00173390" w:rsidP="001733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17339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17339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 </w:t>
      </w:r>
      <w:r w:rsidRPr="00173390">
        <w:rPr>
          <w:rFonts w:ascii="Times New Roman" w:hAnsi="Times New Roman" w:cs="Times New Roman"/>
          <w:sz w:val="28"/>
          <w:szCs w:val="28"/>
          <w:shd w:val="clear" w:color="auto" w:fill="FFFFFF"/>
        </w:rPr>
        <w:t>язык</w:t>
      </w:r>
      <w:proofErr w:type="gramEnd"/>
      <w:r w:rsidRPr="0017339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графического описания для объектного моделирования в области разработки программного обеспечения, для моделирования бизнес-процессов, системного проектирования и отображения организационных структур.</w:t>
      </w:r>
    </w:p>
    <w:p w14:paraId="289D5590" w14:textId="4781EDB5" w:rsidR="00173390" w:rsidRDefault="00173390" w:rsidP="001733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Конечная диаграмма классов с использованием стандарта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UML</w:t>
      </w:r>
      <w:r w:rsidRPr="0017339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представлена на рисунке 7.1.</w:t>
      </w:r>
    </w:p>
    <w:p w14:paraId="30E41321" w14:textId="535B3053" w:rsidR="00173390" w:rsidRDefault="00173390" w:rsidP="00173390">
      <w:pPr>
        <w:pStyle w:val="ab"/>
        <w:jc w:val="center"/>
      </w:pPr>
      <w:r>
        <w:rPr>
          <w:noProof/>
        </w:rPr>
        <w:drawing>
          <wp:inline distT="0" distB="0" distL="0" distR="0" wp14:anchorId="39EF6AE1" wp14:editId="56A3575B">
            <wp:extent cx="6083729" cy="4513860"/>
            <wp:effectExtent l="19050" t="19050" r="12700" b="203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7448" cy="45166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59BA10" w14:textId="25CB8E9D" w:rsidR="00173390" w:rsidRDefault="00173390" w:rsidP="00173390">
      <w:pPr>
        <w:pStyle w:val="ab"/>
        <w:jc w:val="center"/>
        <w:rPr>
          <w:sz w:val="28"/>
          <w:szCs w:val="28"/>
        </w:rPr>
      </w:pPr>
      <w:r w:rsidRPr="00173390">
        <w:rPr>
          <w:sz w:val="28"/>
          <w:szCs w:val="28"/>
        </w:rPr>
        <w:t>Рисунок 7.1 – итоговая диаграмма классов проекта</w:t>
      </w:r>
    </w:p>
    <w:p w14:paraId="0D2AE1F9" w14:textId="412BC521" w:rsidR="00173390" w:rsidRDefault="00173390" w:rsidP="00C57736">
      <w:pPr>
        <w:pStyle w:val="ab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</w:p>
    <w:p w14:paraId="47365B41" w14:textId="5754C1CD" w:rsidR="00173390" w:rsidRDefault="00173390" w:rsidP="00C57736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ходе разработки </w:t>
      </w:r>
      <w:r w:rsidR="00C57736">
        <w:rPr>
          <w:sz w:val="28"/>
          <w:szCs w:val="28"/>
        </w:rPr>
        <w:t xml:space="preserve">проекта, была добавлена еще одна сущность к диаграмме классов – </w:t>
      </w:r>
      <w:proofErr w:type="spellStart"/>
      <w:r w:rsidR="00C57736" w:rsidRPr="00C57736">
        <w:rPr>
          <w:b/>
          <w:bCs/>
          <w:sz w:val="28"/>
          <w:szCs w:val="28"/>
          <w:lang w:val="en-US"/>
        </w:rPr>
        <w:t>ICADWrapper</w:t>
      </w:r>
      <w:proofErr w:type="spellEnd"/>
      <w:r w:rsidR="00C57736" w:rsidRPr="00C57736">
        <w:rPr>
          <w:sz w:val="28"/>
          <w:szCs w:val="28"/>
        </w:rPr>
        <w:t xml:space="preserve">. </w:t>
      </w:r>
      <w:proofErr w:type="spellStart"/>
      <w:r w:rsidR="00C57736" w:rsidRPr="00C57736">
        <w:rPr>
          <w:b/>
          <w:bCs/>
          <w:sz w:val="28"/>
          <w:szCs w:val="28"/>
          <w:lang w:val="en-US"/>
        </w:rPr>
        <w:t>ICADWrapper</w:t>
      </w:r>
      <w:proofErr w:type="spellEnd"/>
      <w:r w:rsidR="00C57736" w:rsidRPr="00C57736">
        <w:rPr>
          <w:sz w:val="28"/>
          <w:szCs w:val="28"/>
        </w:rPr>
        <w:t xml:space="preserve"> – </w:t>
      </w:r>
      <w:r w:rsidR="00C57736">
        <w:rPr>
          <w:sz w:val="28"/>
          <w:szCs w:val="28"/>
        </w:rPr>
        <w:t xml:space="preserve">это абстрактная </w:t>
      </w:r>
      <w:r w:rsidR="00C57736">
        <w:rPr>
          <w:sz w:val="28"/>
          <w:szCs w:val="28"/>
        </w:rPr>
        <w:lastRenderedPageBreak/>
        <w:t xml:space="preserve">сущность, которая предоставляет интерфейс для САПР обертки. </w:t>
      </w:r>
      <w:proofErr w:type="spellStart"/>
      <w:r w:rsidR="00C57736">
        <w:rPr>
          <w:sz w:val="28"/>
          <w:szCs w:val="28"/>
          <w:lang w:val="en-US"/>
        </w:rPr>
        <w:t>SolidWorksWrapper</w:t>
      </w:r>
      <w:proofErr w:type="spellEnd"/>
      <w:r w:rsidR="00C57736" w:rsidRPr="0050285D">
        <w:rPr>
          <w:sz w:val="28"/>
          <w:szCs w:val="28"/>
        </w:rPr>
        <w:t xml:space="preserve"> </w:t>
      </w:r>
      <w:r w:rsidR="00C57736">
        <w:rPr>
          <w:sz w:val="28"/>
          <w:szCs w:val="28"/>
        </w:rPr>
        <w:t>реализует данную сущность.</w:t>
      </w:r>
    </w:p>
    <w:p w14:paraId="699BBF6B" w14:textId="2D77C3E4" w:rsidR="00C57736" w:rsidRDefault="00C57736" w:rsidP="00C57736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Такой подход позволяет нам на зависеть от выбранной САПР, и гибко для каждой из САПР предоставлять свою реализацию.</w:t>
      </w:r>
    </w:p>
    <w:p w14:paraId="66A2DEAA" w14:textId="79946FBA" w:rsidR="00C57736" w:rsidRDefault="00C57736" w:rsidP="00C57736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MainWindow</w:t>
      </w:r>
      <w:proofErr w:type="spellEnd"/>
      <w:r w:rsidRPr="00C57736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сущность, отвечающая за графические элементы и </w:t>
      </w:r>
      <w:proofErr w:type="spellStart"/>
      <w:r>
        <w:rPr>
          <w:sz w:val="28"/>
          <w:szCs w:val="28"/>
        </w:rPr>
        <w:t>контролы</w:t>
      </w:r>
      <w:proofErr w:type="spellEnd"/>
      <w:r>
        <w:rPr>
          <w:sz w:val="28"/>
          <w:szCs w:val="28"/>
        </w:rPr>
        <w:t xml:space="preserve"> графического интерфейса. Данная сущность </w:t>
      </w:r>
      <w:proofErr w:type="spellStart"/>
      <w:r>
        <w:rPr>
          <w:sz w:val="28"/>
          <w:szCs w:val="28"/>
        </w:rPr>
        <w:t>композирует</w:t>
      </w:r>
      <w:proofErr w:type="spellEnd"/>
      <w:r>
        <w:rPr>
          <w:sz w:val="28"/>
          <w:szCs w:val="28"/>
        </w:rPr>
        <w:t xml:space="preserve"> сущности </w:t>
      </w:r>
      <w:proofErr w:type="spellStart"/>
      <w:r>
        <w:rPr>
          <w:sz w:val="28"/>
          <w:szCs w:val="28"/>
          <w:lang w:val="en-US"/>
        </w:rPr>
        <w:t>WallCloclBuilder</w:t>
      </w:r>
      <w:proofErr w:type="spellEnd"/>
      <w:r w:rsidRPr="00C5773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proofErr w:type="spellStart"/>
      <w:r>
        <w:rPr>
          <w:sz w:val="28"/>
          <w:szCs w:val="28"/>
          <w:lang w:val="en-US"/>
        </w:rPr>
        <w:t>WallClockParameters</w:t>
      </w:r>
      <w:proofErr w:type="spellEnd"/>
      <w:r w:rsidRPr="00C57736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Так же данная сущность отвечает за конкретную реализацию интерфейса </w:t>
      </w:r>
      <w:proofErr w:type="spellStart"/>
      <w:r>
        <w:rPr>
          <w:sz w:val="28"/>
          <w:szCs w:val="28"/>
          <w:lang w:val="en-US"/>
        </w:rPr>
        <w:t>ICADWrapper</w:t>
      </w:r>
      <w:proofErr w:type="spellEnd"/>
      <w:r w:rsidRPr="00C57736">
        <w:rPr>
          <w:sz w:val="28"/>
          <w:szCs w:val="28"/>
        </w:rPr>
        <w:t>.</w:t>
      </w:r>
    </w:p>
    <w:p w14:paraId="4E8F2416" w14:textId="485B1D0C" w:rsidR="00C57736" w:rsidRPr="00C57736" w:rsidRDefault="00C57736" w:rsidP="00C57736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WallClockBuilder</w:t>
      </w:r>
      <w:proofErr w:type="spellEnd"/>
      <w:r w:rsidRPr="00C57736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сущность, описывающая процесс построения настенных часов в САПР. Сущность </w:t>
      </w:r>
      <w:proofErr w:type="spellStart"/>
      <w:r>
        <w:rPr>
          <w:sz w:val="28"/>
          <w:szCs w:val="28"/>
        </w:rPr>
        <w:t>композирует</w:t>
      </w:r>
      <w:proofErr w:type="spellEnd"/>
      <w:r>
        <w:rPr>
          <w:sz w:val="28"/>
          <w:szCs w:val="28"/>
        </w:rPr>
        <w:t xml:space="preserve"> интерфейс </w:t>
      </w:r>
      <w:proofErr w:type="spellStart"/>
      <w:r>
        <w:rPr>
          <w:sz w:val="28"/>
          <w:szCs w:val="28"/>
          <w:lang w:val="en-US"/>
        </w:rPr>
        <w:t>ICADWrapper</w:t>
      </w:r>
      <w:proofErr w:type="spellEnd"/>
      <w:r w:rsidRPr="00C5773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и использует для построения сущность </w:t>
      </w:r>
      <w:proofErr w:type="spellStart"/>
      <w:r>
        <w:rPr>
          <w:sz w:val="28"/>
          <w:szCs w:val="28"/>
          <w:lang w:val="en-US"/>
        </w:rPr>
        <w:t>WallClockParameters</w:t>
      </w:r>
      <w:proofErr w:type="spellEnd"/>
      <w:r w:rsidRPr="00C57736">
        <w:rPr>
          <w:sz w:val="28"/>
          <w:szCs w:val="28"/>
        </w:rPr>
        <w:t>.</w:t>
      </w:r>
    </w:p>
    <w:p w14:paraId="5E890C0A" w14:textId="1A653BB4" w:rsidR="00173390" w:rsidRPr="00036550" w:rsidRDefault="00036550" w:rsidP="000365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WallClockParameters</w:t>
      </w:r>
      <w:proofErr w:type="spellEnd"/>
      <w:r w:rsidRPr="0003655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сущность, являющаяся бизнес-логикой приложения. Она содержит в себе все параметры настенных часов, необходимых для построения. Это самая независимая сущность в архитектуре. Для валидации параметров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Validator</w:t>
      </w:r>
      <w:r w:rsidRPr="00036550">
        <w:rPr>
          <w:rFonts w:ascii="Times New Roman" w:hAnsi="Times New Roman" w:cs="Times New Roman"/>
          <w:sz w:val="28"/>
          <w:szCs w:val="28"/>
        </w:rPr>
        <w:t>.</w:t>
      </w:r>
    </w:p>
    <w:p w14:paraId="38B0386A" w14:textId="19D15A22" w:rsidR="00036550" w:rsidRDefault="00036550" w:rsidP="000365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Validator</w:t>
      </w:r>
      <w:r w:rsidRPr="0003655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статический класс, предоставляющий методы для валидации значений.</w:t>
      </w:r>
    </w:p>
    <w:p w14:paraId="0F7B8FE3" w14:textId="0936C3EE" w:rsidR="00036550" w:rsidRDefault="00036550" w:rsidP="000365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ICADWrapper</w:t>
      </w:r>
      <w:proofErr w:type="spellEnd"/>
      <w:r w:rsidRPr="0003655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интерфейс, предоставляющий различные методы для построения различных элементов в САПР.</w:t>
      </w:r>
    </w:p>
    <w:p w14:paraId="15072475" w14:textId="27C7A2C8" w:rsidR="00D80B26" w:rsidRDefault="006F7703" w:rsidP="000365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SolidWorksWrapper</w:t>
      </w:r>
      <w:proofErr w:type="spellEnd"/>
      <w:r w:rsidRPr="006F770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класс, реализующий интерфейс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ICADWrapper</w:t>
      </w:r>
      <w:proofErr w:type="spellEnd"/>
      <w:r w:rsidRPr="006F77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САПР </w:t>
      </w:r>
      <w:r>
        <w:rPr>
          <w:rFonts w:ascii="Times New Roman" w:hAnsi="Times New Roman" w:cs="Times New Roman"/>
          <w:sz w:val="28"/>
          <w:szCs w:val="28"/>
          <w:lang w:val="en-US"/>
        </w:rPr>
        <w:t>SolidWorks</w:t>
      </w:r>
      <w:r w:rsidRPr="006F7703">
        <w:rPr>
          <w:rFonts w:ascii="Times New Roman" w:hAnsi="Times New Roman" w:cs="Times New Roman"/>
          <w:sz w:val="28"/>
          <w:szCs w:val="28"/>
        </w:rPr>
        <w:t>.</w:t>
      </w:r>
      <w:r w:rsidR="00D80B26">
        <w:rPr>
          <w:rFonts w:ascii="Times New Roman" w:hAnsi="Times New Roman" w:cs="Times New Roman"/>
          <w:sz w:val="28"/>
          <w:szCs w:val="28"/>
        </w:rPr>
        <w:br w:type="page"/>
      </w:r>
    </w:p>
    <w:p w14:paraId="30BCA9CD" w14:textId="46D64B12" w:rsidR="006F7703" w:rsidRPr="00E55726" w:rsidRDefault="00D80B26" w:rsidP="00E55726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2" w:name="_Toc154613845"/>
      <w:r w:rsidRPr="00E55726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8 ОПИСАНИЕ ПРОГРАММЫ ДЛЯ ПОЛЬЗОВАТЕЛЯ</w:t>
      </w:r>
      <w:bookmarkEnd w:id="82"/>
    </w:p>
    <w:p w14:paraId="260ABD25" w14:textId="0506F27C" w:rsidR="009F541E" w:rsidRDefault="009F541E" w:rsidP="00D80B26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69141CE" w14:textId="3FCEA390" w:rsidR="009F541E" w:rsidRDefault="009F541E" w:rsidP="009F54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Пользовательский интерфейс состоит из одного окна (рисунок 8.1). В левой части интерфейса располагаются элементы для ввода параметров необходимых для построения детали. В правой части располагается изображение с построенными часами и кнопки для построения, перехода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9F54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разработчика, переход на сайт документации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9F54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SolidWorks</w:t>
      </w:r>
      <w:r w:rsidRPr="009F541E">
        <w:rPr>
          <w:rFonts w:ascii="Times New Roman" w:hAnsi="Times New Roman" w:cs="Times New Roman"/>
          <w:sz w:val="28"/>
          <w:szCs w:val="28"/>
        </w:rPr>
        <w:t>.</w:t>
      </w:r>
    </w:p>
    <w:p w14:paraId="75658EF8" w14:textId="1BFEA758" w:rsidR="009F541E" w:rsidRDefault="009F541E" w:rsidP="009F54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F541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B70DEC" wp14:editId="39CEF992">
            <wp:extent cx="5940425" cy="4213860"/>
            <wp:effectExtent l="19050" t="19050" r="22225" b="152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38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669B8F" w14:textId="0062E35A" w:rsidR="009F541E" w:rsidRDefault="009F541E" w:rsidP="009F54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8.1 – пользовательский интерфейс плагина</w:t>
      </w:r>
    </w:p>
    <w:p w14:paraId="6CB8B15C" w14:textId="04790313" w:rsidR="009F541E" w:rsidRDefault="009F541E" w:rsidP="009F54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17799F0" w14:textId="0F5E1DFE" w:rsidR="009F541E" w:rsidRDefault="003B2D3A" w:rsidP="009F54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кнопки построения без введенных параметров, деталь построится по умолчанию с минимальными значениями (рисунок 8.2).</w:t>
      </w:r>
    </w:p>
    <w:p w14:paraId="7AA4A8D7" w14:textId="74572BBE" w:rsidR="003B2D3A" w:rsidRDefault="003B2D3A" w:rsidP="003B2D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27E9F8" wp14:editId="5A546FF0">
            <wp:extent cx="5940425" cy="3340100"/>
            <wp:effectExtent l="19050" t="19050" r="22225" b="1270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361BE6" w14:textId="665F04D1" w:rsidR="003B2D3A" w:rsidRDefault="003B2D3A" w:rsidP="003B2D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8.2 – деталь с параметрами по умолчанию</w:t>
      </w:r>
    </w:p>
    <w:p w14:paraId="6648B830" w14:textId="0ECF09B8" w:rsidR="003B2D3A" w:rsidRDefault="003B2D3A" w:rsidP="003B2D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7B48A1F" w14:textId="6D80AF8A" w:rsidR="003B2D3A" w:rsidRDefault="003B2D3A" w:rsidP="003B2D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вводе некорректных значениях (выходящих за границы допустимых, неудовлетворяющих зависимым параметрам), текстовое поле подсвечивается красным цветом и при попытке построить деталь, выводится сообщение о неправильности введенных значений (рисунок 8.3).</w:t>
      </w:r>
    </w:p>
    <w:p w14:paraId="7CDB3857" w14:textId="67049972" w:rsidR="003B2D3A" w:rsidRDefault="003B2D3A" w:rsidP="003B2D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2D3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012E2B9" wp14:editId="7A5A5933">
            <wp:extent cx="5940425" cy="4222115"/>
            <wp:effectExtent l="19050" t="19050" r="22225" b="260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2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7F8ED2" w14:textId="7FD83C2C" w:rsidR="003B2D3A" w:rsidRDefault="003B2D3A" w:rsidP="003B2D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proofErr w:type="gramStart"/>
      <w:r>
        <w:rPr>
          <w:rFonts w:ascii="Times New Roman" w:hAnsi="Times New Roman" w:cs="Times New Roman"/>
          <w:sz w:val="28"/>
          <w:szCs w:val="28"/>
        </w:rPr>
        <w:t>8.3  -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попытка построения детали при некорректных значениях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5895368" w14:textId="732AB45B" w:rsidR="003B2D3A" w:rsidRPr="00E55726" w:rsidRDefault="003B2D3A" w:rsidP="00E55726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3" w:name="_Toc154613846"/>
      <w:r w:rsidRPr="00E55726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9 ТЕСТИРОВАНИЕ ПЛАГИНА</w:t>
      </w:r>
      <w:bookmarkEnd w:id="83"/>
    </w:p>
    <w:p w14:paraId="4855EC70" w14:textId="77777777" w:rsidR="00BF51DE" w:rsidRPr="003B2D3A" w:rsidRDefault="00BF51DE" w:rsidP="003B2D3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C0FC593" w14:textId="5F50C4C2" w:rsidR="00036550" w:rsidRDefault="00BF51DE" w:rsidP="001733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данного плагина проводилось тремя различными видами тестирования:</w:t>
      </w:r>
    </w:p>
    <w:p w14:paraId="38992137" w14:textId="68534F9E" w:rsidR="00BF51DE" w:rsidRDefault="00BF51DE" w:rsidP="00BF51DE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Функциональное тестирование – проверка функциональных требований приложения.</w:t>
      </w:r>
    </w:p>
    <w:p w14:paraId="5F224D6B" w14:textId="2FDB23EE" w:rsidR="00BF51DE" w:rsidRDefault="00BF51DE" w:rsidP="00BF51DE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Модульное тестирование – вид тестирования, позволяющий изолировано проверить наименьшую единицу программы.</w:t>
      </w:r>
    </w:p>
    <w:p w14:paraId="04FE2726" w14:textId="33CB1EA2" w:rsidR="00BF51DE" w:rsidRDefault="00BF51DE" w:rsidP="00BF51DE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Нагрузочное тестирование – позволяет проверить работоспособность программы при экстремальных условиях использования.</w:t>
      </w:r>
    </w:p>
    <w:p w14:paraId="115A570E" w14:textId="570C8031" w:rsidR="00BF51DE" w:rsidRDefault="00BF51DE" w:rsidP="00BF51D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виды тестирования позволяют проверить работоспособность программы, соответствие функциональным требованиям и корректность работы отдельных модулей программы.</w:t>
      </w:r>
    </w:p>
    <w:p w14:paraId="159EC9C5" w14:textId="07AF489C" w:rsidR="00BF51DE" w:rsidRDefault="00BF51DE" w:rsidP="00BF51D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A814B6E" w14:textId="4137FFD8" w:rsidR="00BF51DE" w:rsidRPr="00E55726" w:rsidRDefault="00BF51DE" w:rsidP="00806E61">
      <w:pPr>
        <w:pStyle w:val="2"/>
        <w:spacing w:before="0" w:line="257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4" w:name="_Toc154613847"/>
      <w:r w:rsidRPr="00E5572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9.1 </w:t>
      </w:r>
      <w:r w:rsidR="00863127" w:rsidRPr="00E55726">
        <w:rPr>
          <w:rFonts w:ascii="Times New Roman" w:hAnsi="Times New Roman" w:cs="Times New Roman"/>
          <w:b/>
          <w:bCs/>
          <w:color w:val="auto"/>
          <w:sz w:val="28"/>
          <w:szCs w:val="28"/>
        </w:rPr>
        <w:t>Функциональное тестирование</w:t>
      </w:r>
      <w:bookmarkEnd w:id="84"/>
    </w:p>
    <w:p w14:paraId="22B92426" w14:textId="33AC85DF" w:rsidR="00BF51DE" w:rsidRDefault="00BF51DE" w:rsidP="00BF51D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C987B19" w14:textId="683F8CAF" w:rsidR="00BF51DE" w:rsidRDefault="00BF51DE" w:rsidP="00BF51D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Проверим работу плагина при попытке построения с минимальными параметрами часов, максимальными параметрами и при попытке построения с некорректными значениями параметров.</w:t>
      </w:r>
    </w:p>
    <w:p w14:paraId="690505BD" w14:textId="0BF6E157" w:rsidR="0094456F" w:rsidRDefault="0094456F" w:rsidP="00BF51D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Построим деталь с минимальными параметрами детали (рисунок 9.1).</w:t>
      </w:r>
    </w:p>
    <w:p w14:paraId="192F6FD2" w14:textId="02630AE0" w:rsidR="0094456F" w:rsidRDefault="0094456F" w:rsidP="0094456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4456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80CACA4" wp14:editId="47FC631B">
            <wp:extent cx="5940425" cy="3833495"/>
            <wp:effectExtent l="19050" t="19050" r="22225" b="146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34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A4EEB8" w14:textId="1BB215D9" w:rsidR="0094456F" w:rsidRDefault="0094456F" w:rsidP="0094456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9.1 –</w:t>
      </w:r>
      <w:r w:rsidR="007B6429">
        <w:rPr>
          <w:rFonts w:ascii="Times New Roman" w:hAnsi="Times New Roman" w:cs="Times New Roman"/>
          <w:sz w:val="28"/>
          <w:szCs w:val="28"/>
        </w:rPr>
        <w:t xml:space="preserve"> построение детали </w:t>
      </w:r>
      <w:r>
        <w:rPr>
          <w:rFonts w:ascii="Times New Roman" w:hAnsi="Times New Roman" w:cs="Times New Roman"/>
          <w:sz w:val="28"/>
          <w:szCs w:val="28"/>
        </w:rPr>
        <w:t>с минимальными значениями параметров</w:t>
      </w:r>
    </w:p>
    <w:p w14:paraId="19FCD81D" w14:textId="77777777" w:rsidR="007B6429" w:rsidRDefault="007B6429" w:rsidP="0094456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54D5613" w14:textId="5CA1973C" w:rsidR="0094456F" w:rsidRDefault="007B6429" w:rsidP="009445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видно из результата деталь правильно строится при минимальных значениях параметров.</w:t>
      </w:r>
    </w:p>
    <w:p w14:paraId="2F13F705" w14:textId="00E0CEEB" w:rsidR="007B6429" w:rsidRDefault="007B6429" w:rsidP="009445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Построим деталь, но теперь с максимальными значениями (рисунок 9.2).</w:t>
      </w:r>
    </w:p>
    <w:p w14:paraId="4B6EB469" w14:textId="77777777" w:rsidR="007B6429" w:rsidRDefault="007B6429" w:rsidP="009445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2B1F066" w14:textId="4159EFFB" w:rsidR="007B6429" w:rsidRDefault="007B6429" w:rsidP="007B64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B642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D79D926" wp14:editId="06B3F8BC">
            <wp:extent cx="5940425" cy="3841115"/>
            <wp:effectExtent l="19050" t="19050" r="22225" b="260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1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58460D" w14:textId="2F382C6B" w:rsidR="007B6429" w:rsidRDefault="007B6429" w:rsidP="007B64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9.2 – построение детали с максимальными значениями параметров</w:t>
      </w:r>
    </w:p>
    <w:p w14:paraId="190CD0C7" w14:textId="77777777" w:rsidR="007B6429" w:rsidRDefault="007B6429" w:rsidP="007B64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FD523FD" w14:textId="4ECF0EEF" w:rsidR="009D7F66" w:rsidRDefault="007B6429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Сделаем вывод, что деталь правильно строится как при минимальных, так и при максимальных значениях параметров.</w:t>
      </w:r>
    </w:p>
    <w:p w14:paraId="787CCA07" w14:textId="4FE99408" w:rsidR="007B6429" w:rsidRDefault="007B6429" w:rsidP="007B6429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произведем ситуацию, когда вводятся некорректные значения параметров, допустим не удовлетворяющие зависимым параметрам. Результат представлен на рисунке 9.3.</w:t>
      </w:r>
    </w:p>
    <w:p w14:paraId="4EE0E8CC" w14:textId="1F3FDB27" w:rsidR="007B6429" w:rsidRDefault="007B6429" w:rsidP="007B6429">
      <w:pPr>
        <w:pStyle w:val="a7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B642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66A6517" wp14:editId="3E61F2E3">
            <wp:extent cx="5940425" cy="4202430"/>
            <wp:effectExtent l="19050" t="19050" r="22225" b="266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2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AD2859" w14:textId="13FB7F71" w:rsidR="007B6429" w:rsidRDefault="007B6429" w:rsidP="007B6429">
      <w:pPr>
        <w:pStyle w:val="a7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9.3 – попытка построения детали при некорректных значениях</w:t>
      </w:r>
    </w:p>
    <w:p w14:paraId="3254E0A7" w14:textId="77777777" w:rsidR="007B6429" w:rsidRDefault="007B6429" w:rsidP="007B6429">
      <w:pPr>
        <w:pStyle w:val="a7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0180B2A9" w14:textId="645E9AF5" w:rsidR="007B6429" w:rsidRDefault="007B6429" w:rsidP="007B6429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попытке построения, программа выдает ошибку, что не позволяет пользователю получить деталь с некорректными значениями.</w:t>
      </w:r>
    </w:p>
    <w:p w14:paraId="1C6B9521" w14:textId="6644CA95" w:rsidR="00863127" w:rsidRDefault="00863127" w:rsidP="007B6429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81CADC9" w14:textId="6D063975" w:rsidR="00863127" w:rsidRDefault="00863127" w:rsidP="00E55726">
      <w:pPr>
        <w:pStyle w:val="a7"/>
        <w:spacing w:after="0" w:line="360" w:lineRule="auto"/>
        <w:ind w:left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85" w:name="_Toc154613848"/>
      <w:r w:rsidRPr="00863127">
        <w:rPr>
          <w:rFonts w:ascii="Times New Roman" w:hAnsi="Times New Roman" w:cs="Times New Roman"/>
          <w:b/>
          <w:bCs/>
          <w:sz w:val="28"/>
          <w:szCs w:val="28"/>
        </w:rPr>
        <w:t xml:space="preserve">9.2 </w:t>
      </w:r>
      <w:r>
        <w:rPr>
          <w:rFonts w:ascii="Times New Roman" w:hAnsi="Times New Roman" w:cs="Times New Roman"/>
          <w:b/>
          <w:bCs/>
          <w:sz w:val="28"/>
          <w:szCs w:val="28"/>
        </w:rPr>
        <w:t>М</w:t>
      </w:r>
      <w:r w:rsidRPr="00863127">
        <w:rPr>
          <w:rFonts w:ascii="Times New Roman" w:hAnsi="Times New Roman" w:cs="Times New Roman"/>
          <w:b/>
          <w:bCs/>
          <w:sz w:val="28"/>
          <w:szCs w:val="28"/>
        </w:rPr>
        <w:t>одульное тестирование</w:t>
      </w:r>
      <w:bookmarkEnd w:id="85"/>
    </w:p>
    <w:p w14:paraId="22D73FBC" w14:textId="36B4C279" w:rsidR="00863127" w:rsidRDefault="00863127" w:rsidP="00863127">
      <w:pPr>
        <w:pStyle w:val="a7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F95781E" w14:textId="16F65804" w:rsidR="00863127" w:rsidRDefault="00863127" w:rsidP="00863127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 целях проверки правильности работы отдельных методов и свойств, было проведено модульное тестирование. С помощью фреймворка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NUnit</w:t>
      </w:r>
      <w:proofErr w:type="spellEnd"/>
      <w:r w:rsidRPr="0086312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были написаны модульные тесты на классы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WallClockParameters</w:t>
      </w:r>
      <w:proofErr w:type="spellEnd"/>
      <w:r w:rsidRPr="0086312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Validator</w:t>
      </w:r>
      <w:r w:rsidRPr="0086312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Прохождение тестов представлено на рисунке 9.4.</w:t>
      </w:r>
    </w:p>
    <w:p w14:paraId="039B54D1" w14:textId="7A828AFE" w:rsidR="00863127" w:rsidRDefault="00863127" w:rsidP="00863127">
      <w:pPr>
        <w:pStyle w:val="a7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63127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8FCB207" wp14:editId="2CE207A6">
            <wp:extent cx="4048690" cy="5353797"/>
            <wp:effectExtent l="19050" t="19050" r="28575" b="184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53537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1B36D1" w14:textId="1E0DC7C5" w:rsidR="00863127" w:rsidRDefault="00863127" w:rsidP="00863127">
      <w:pPr>
        <w:pStyle w:val="a7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9.4 – прохождение </w:t>
      </w:r>
      <w:r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Pr="0050285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тестов</w:t>
      </w:r>
    </w:p>
    <w:p w14:paraId="11B591FB" w14:textId="7DAE139C" w:rsidR="00863127" w:rsidRDefault="00863127" w:rsidP="00863127">
      <w:pPr>
        <w:pStyle w:val="a7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1A33482D" w14:textId="74934332" w:rsidR="00863127" w:rsidRDefault="00863127" w:rsidP="00863127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Процент покрытия тестами составил сто процентов.</w:t>
      </w:r>
    </w:p>
    <w:p w14:paraId="5085DB6F" w14:textId="3A401E58" w:rsidR="00863127" w:rsidRDefault="00863127" w:rsidP="00863127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8D8FAD2" w14:textId="705874C2" w:rsidR="00863127" w:rsidRPr="00863127" w:rsidRDefault="00863127" w:rsidP="00E55726">
      <w:pPr>
        <w:pStyle w:val="a7"/>
        <w:spacing w:after="0" w:line="360" w:lineRule="auto"/>
        <w:ind w:left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86" w:name="_Toc154613849"/>
      <w:r w:rsidRPr="00863127">
        <w:rPr>
          <w:rFonts w:ascii="Times New Roman" w:hAnsi="Times New Roman" w:cs="Times New Roman"/>
          <w:b/>
          <w:bCs/>
          <w:sz w:val="28"/>
          <w:szCs w:val="28"/>
        </w:rPr>
        <w:t>9.3 Нагрузочное тестирования</w:t>
      </w:r>
      <w:bookmarkEnd w:id="86"/>
    </w:p>
    <w:p w14:paraId="7A1D03B1" w14:textId="0C843A0E" w:rsidR="005F21DD" w:rsidRDefault="005F21DD" w:rsidP="005F21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7B3DD10" w14:textId="11581305" w:rsidR="00863127" w:rsidRDefault="007D43B3" w:rsidP="008631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целях проверки производительности плагина, было проведено нагрузочное тестирование. Тестирование проводилось на ПК со следующими параметрами:</w:t>
      </w:r>
    </w:p>
    <w:p w14:paraId="7ADE538C" w14:textId="23BD964B" w:rsidR="007D43B3" w:rsidRDefault="007D43B3" w:rsidP="007D43B3">
      <w:pPr>
        <w:pStyle w:val="a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ЦП</w:t>
      </w:r>
      <w:r w:rsidRPr="007D43B3">
        <w:rPr>
          <w:rFonts w:ascii="Times New Roman" w:hAnsi="Times New Roman" w:cs="Times New Roman"/>
          <w:sz w:val="28"/>
          <w:szCs w:val="28"/>
          <w:lang w:val="en-US"/>
        </w:rPr>
        <w:t xml:space="preserve"> AMD Ryzen 3 3200U with Radeon Vega Mobile </w:t>
      </w:r>
      <w:proofErr w:type="spellStart"/>
      <w:r w:rsidRPr="007D43B3">
        <w:rPr>
          <w:rFonts w:ascii="Times New Roman" w:hAnsi="Times New Roman" w:cs="Times New Roman"/>
          <w:sz w:val="28"/>
          <w:szCs w:val="28"/>
          <w:lang w:val="en-US"/>
        </w:rPr>
        <w:t>Gfx</w:t>
      </w:r>
      <w:proofErr w:type="spellEnd"/>
      <w:r w:rsidRPr="007D43B3">
        <w:rPr>
          <w:rFonts w:ascii="Times New Roman" w:hAnsi="Times New Roman" w:cs="Times New Roman"/>
          <w:sz w:val="28"/>
          <w:szCs w:val="28"/>
          <w:lang w:val="en-US"/>
        </w:rPr>
        <w:t xml:space="preserve"> 2.60 GHz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B3B7B3C" w14:textId="70E379CD" w:rsidR="007D43B3" w:rsidRDefault="007D43B3" w:rsidP="007D43B3">
      <w:pPr>
        <w:pStyle w:val="a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8 </w:t>
      </w:r>
      <w:proofErr w:type="spellStart"/>
      <w:r>
        <w:rPr>
          <w:rFonts w:ascii="Times New Roman" w:hAnsi="Times New Roman" w:cs="Times New Roman"/>
          <w:sz w:val="28"/>
          <w:szCs w:val="28"/>
        </w:rPr>
        <w:t>гб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ОЗУ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1C4A7C1" w14:textId="5D95D8DF" w:rsidR="007D43B3" w:rsidRDefault="007D43B3" w:rsidP="007D43B3">
      <w:pPr>
        <w:pStyle w:val="a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Встроенный графический процессор </w:t>
      </w:r>
      <w:r>
        <w:rPr>
          <w:rFonts w:ascii="Times New Roman" w:hAnsi="Times New Roman" w:cs="Times New Roman"/>
          <w:sz w:val="28"/>
          <w:szCs w:val="28"/>
          <w:lang w:val="en-US"/>
        </w:rPr>
        <w:t>AMD</w:t>
      </w:r>
      <w:r w:rsidRPr="007D43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Radeon</w:t>
      </w:r>
      <w:r w:rsidRPr="007D43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Vega</w:t>
      </w:r>
      <w:r w:rsidRPr="007D43B3">
        <w:rPr>
          <w:rFonts w:ascii="Times New Roman" w:hAnsi="Times New Roman" w:cs="Times New Roman"/>
          <w:sz w:val="28"/>
          <w:szCs w:val="28"/>
        </w:rPr>
        <w:t xml:space="preserve"> 3;</w:t>
      </w:r>
    </w:p>
    <w:p w14:paraId="58ADC1A5" w14:textId="4EB7D886" w:rsidR="007D43B3" w:rsidRDefault="007D43B3" w:rsidP="007D43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тестирования был создан отдельный консольный проект с подключенным проектом модели. Запустим в бесконечном цикле построение детали со средними значениями параметров. Полученные результаты представим в виде графиков.</w:t>
      </w:r>
      <w:r w:rsidR="004B6B2E">
        <w:rPr>
          <w:rFonts w:ascii="Times New Roman" w:hAnsi="Times New Roman" w:cs="Times New Roman"/>
          <w:sz w:val="28"/>
          <w:szCs w:val="28"/>
        </w:rPr>
        <w:t xml:space="preserve"> График зависимости времени построения от номера итерации построения показан на рисунке 9.5.</w:t>
      </w:r>
    </w:p>
    <w:p w14:paraId="7DFA6684" w14:textId="0A3BCDFE" w:rsidR="004B6B2E" w:rsidRDefault="004B6B2E" w:rsidP="007D43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35A3C73" w14:textId="0D9957FE" w:rsidR="004B6B2E" w:rsidRDefault="00B230EB" w:rsidP="004B6B2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ED16E55" wp14:editId="41BC601D">
            <wp:extent cx="5146159" cy="3232298"/>
            <wp:effectExtent l="0" t="0" r="16510" b="6350"/>
            <wp:docPr id="14" name="Диаграмма 14">
              <a:extLst xmlns:a="http://schemas.openxmlformats.org/drawingml/2006/main">
                <a:ext uri="{FF2B5EF4-FFF2-40B4-BE49-F238E27FC236}">
                  <a16:creationId xmlns:a16="http://schemas.microsoft.com/office/drawing/2014/main" id="{4C6E2BD9-EEE5-4832-A912-3A38A7E5B21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0F4C9F26" w14:textId="4D1458F3" w:rsidR="004B6B2E" w:rsidRDefault="004B6B2E" w:rsidP="004B6B2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9.5 </w:t>
      </w:r>
      <w:r w:rsidR="00B230EB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230EB">
        <w:rPr>
          <w:rFonts w:ascii="Times New Roman" w:hAnsi="Times New Roman" w:cs="Times New Roman"/>
          <w:sz w:val="28"/>
          <w:szCs w:val="28"/>
        </w:rPr>
        <w:t>график зависимости времени построения от номера построения</w:t>
      </w:r>
    </w:p>
    <w:p w14:paraId="20A52DE2" w14:textId="7BDDF524" w:rsidR="00B230EB" w:rsidRDefault="00B230EB" w:rsidP="004B6B2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D124F35" w14:textId="45F45A76" w:rsidR="00B230EB" w:rsidRDefault="00B230EB" w:rsidP="00B230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графика видно, что кривая скачкообразно растет вверх. Это означает, что при большем количестве построений время построения сильно растет, что может быть связано с расходами ресурсов компьютера повышения нагрузки на оперативную память, процессор и на графический процессор.</w:t>
      </w:r>
    </w:p>
    <w:p w14:paraId="48BE6BB6" w14:textId="77777777" w:rsidR="00B230EB" w:rsidRDefault="00B230EB" w:rsidP="00B230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9.6 изображен график зависимости расходуемой оперативной памяти от количества построений.</w:t>
      </w:r>
    </w:p>
    <w:p w14:paraId="4A3F4DF6" w14:textId="5F131B6E" w:rsidR="00B230EB" w:rsidRDefault="00B230EB" w:rsidP="00B230E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5DA085E" wp14:editId="1AAE14B9">
            <wp:extent cx="5263117" cy="3168502"/>
            <wp:effectExtent l="0" t="0" r="13970" b="13335"/>
            <wp:docPr id="15" name="Диаграмма 15">
              <a:extLst xmlns:a="http://schemas.openxmlformats.org/drawingml/2006/main">
                <a:ext uri="{FF2B5EF4-FFF2-40B4-BE49-F238E27FC236}">
                  <a16:creationId xmlns:a16="http://schemas.microsoft.com/office/drawing/2014/main" id="{4C6E2BD9-EEE5-4832-A912-3A38A7E5B21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7B103A60" w14:textId="121E19DC" w:rsidR="00B230EB" w:rsidRDefault="00B230EB" w:rsidP="00B230E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9.6 – </w:t>
      </w:r>
      <w:proofErr w:type="gramStart"/>
      <w:r>
        <w:rPr>
          <w:rFonts w:ascii="Times New Roman" w:hAnsi="Times New Roman" w:cs="Times New Roman"/>
          <w:sz w:val="28"/>
          <w:szCs w:val="28"/>
        </w:rPr>
        <w:t>график зависимости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расходуемой ОЗУ от номера построения</w:t>
      </w:r>
    </w:p>
    <w:p w14:paraId="27D2C917" w14:textId="5C794BB9" w:rsidR="00B230EB" w:rsidRDefault="00B230EB" w:rsidP="00B230E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45AE647" w14:textId="581403F2" w:rsidR="00B04FA3" w:rsidRDefault="000C754D" w:rsidP="00B230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графика видно, что снятые показания используемой ОЗУ не значительно увеличиваются в зависимости от роста итерации построения, что может говорить о хорошем результате. Однако, тестирование длилось 16:34, общее количество построений - 43 модели, тестирование прекратилось от того, что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процесс  </w:t>
      </w:r>
      <w:r>
        <w:rPr>
          <w:rFonts w:ascii="Times New Roman" w:hAnsi="Times New Roman" w:cs="Times New Roman"/>
          <w:sz w:val="28"/>
          <w:szCs w:val="28"/>
          <w:lang w:val="en-US"/>
        </w:rPr>
        <w:t>SolidWorks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завершился с сообщением о том, что количество ресурсов памяти израсходовано. Получившийся график и явный результат работы противоположны друг другу. Это может означать, что управлением занимаемой памяти занимался файл подкачки, который временно </w:t>
      </w:r>
      <w:r w:rsidR="00B04FA3">
        <w:rPr>
          <w:rFonts w:ascii="Times New Roman" w:hAnsi="Times New Roman" w:cs="Times New Roman"/>
          <w:sz w:val="28"/>
          <w:szCs w:val="28"/>
        </w:rPr>
        <w:t xml:space="preserve">выделял память с диска, зарезервированную операционной системой, тем самым освобождая оперативную память. И когда выделенная память достигла своего предела, процесс просто завершился тем самым остановив тестирования. </w:t>
      </w:r>
      <w:proofErr w:type="gramStart"/>
      <w:r w:rsidR="00B04FA3">
        <w:rPr>
          <w:rFonts w:ascii="Times New Roman" w:hAnsi="Times New Roman" w:cs="Times New Roman"/>
          <w:sz w:val="28"/>
          <w:szCs w:val="28"/>
        </w:rPr>
        <w:t>Вторая версия такого поведения это то</w:t>
      </w:r>
      <w:proofErr w:type="gramEnd"/>
      <w:r w:rsidR="00B04FA3">
        <w:rPr>
          <w:rFonts w:ascii="Times New Roman" w:hAnsi="Times New Roman" w:cs="Times New Roman"/>
          <w:sz w:val="28"/>
          <w:szCs w:val="28"/>
        </w:rPr>
        <w:t xml:space="preserve">, что у </w:t>
      </w:r>
      <w:r w:rsidR="00B04FA3">
        <w:rPr>
          <w:rFonts w:ascii="Times New Roman" w:hAnsi="Times New Roman" w:cs="Times New Roman"/>
          <w:sz w:val="28"/>
          <w:szCs w:val="28"/>
          <w:lang w:val="en-US"/>
        </w:rPr>
        <w:t>SolidWorks</w:t>
      </w:r>
      <w:r w:rsidR="00B04FA3" w:rsidRPr="00B04FA3">
        <w:rPr>
          <w:rFonts w:ascii="Times New Roman" w:hAnsi="Times New Roman" w:cs="Times New Roman"/>
          <w:sz w:val="28"/>
          <w:szCs w:val="28"/>
        </w:rPr>
        <w:t xml:space="preserve"> </w:t>
      </w:r>
      <w:r w:rsidR="00B04FA3">
        <w:rPr>
          <w:rFonts w:ascii="Times New Roman" w:hAnsi="Times New Roman" w:cs="Times New Roman"/>
          <w:sz w:val="28"/>
          <w:szCs w:val="28"/>
        </w:rPr>
        <w:t>есть свое внутреннее управление памятью –</w:t>
      </w:r>
      <w:r w:rsidR="00B04FA3" w:rsidRPr="00B04F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4FA3">
        <w:rPr>
          <w:rFonts w:ascii="Times New Roman" w:hAnsi="Times New Roman" w:cs="Times New Roman"/>
          <w:sz w:val="28"/>
          <w:szCs w:val="28"/>
          <w:lang w:val="en-US"/>
        </w:rPr>
        <w:t>SolidWorksResourceManager</w:t>
      </w:r>
      <w:proofErr w:type="spellEnd"/>
      <w:r w:rsidR="00B04FA3" w:rsidRPr="00B04FA3">
        <w:rPr>
          <w:rFonts w:ascii="Times New Roman" w:hAnsi="Times New Roman" w:cs="Times New Roman"/>
          <w:sz w:val="28"/>
          <w:szCs w:val="28"/>
        </w:rPr>
        <w:t xml:space="preserve">, </w:t>
      </w:r>
      <w:r w:rsidR="00B04FA3">
        <w:rPr>
          <w:rFonts w:ascii="Times New Roman" w:hAnsi="Times New Roman" w:cs="Times New Roman"/>
          <w:sz w:val="28"/>
          <w:szCs w:val="28"/>
        </w:rPr>
        <w:t>который решает такие ситуации и отвечает за выделение памяти под построение 3</w:t>
      </w:r>
      <w:r w:rsidR="00B04FA3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B04FA3" w:rsidRPr="00B04FA3">
        <w:rPr>
          <w:rFonts w:ascii="Times New Roman" w:hAnsi="Times New Roman" w:cs="Times New Roman"/>
          <w:sz w:val="28"/>
          <w:szCs w:val="28"/>
        </w:rPr>
        <w:t xml:space="preserve"> </w:t>
      </w:r>
      <w:r w:rsidR="00B04FA3">
        <w:rPr>
          <w:rFonts w:ascii="Times New Roman" w:hAnsi="Times New Roman" w:cs="Times New Roman"/>
          <w:sz w:val="28"/>
          <w:szCs w:val="28"/>
        </w:rPr>
        <w:t>деталей.</w:t>
      </w:r>
      <w:r w:rsidR="00B04FA3">
        <w:rPr>
          <w:rFonts w:ascii="Times New Roman" w:hAnsi="Times New Roman" w:cs="Times New Roman"/>
          <w:sz w:val="28"/>
          <w:szCs w:val="28"/>
        </w:rPr>
        <w:br w:type="page"/>
      </w:r>
    </w:p>
    <w:p w14:paraId="12E843E4" w14:textId="38EA7149" w:rsidR="00B230EB" w:rsidRDefault="00B04FA3" w:rsidP="0050285D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7" w:name="_Toc154613850"/>
      <w:r w:rsidRPr="00E55726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87"/>
    </w:p>
    <w:p w14:paraId="1508BEEF" w14:textId="0B91A042" w:rsidR="00446E84" w:rsidRDefault="00446E84" w:rsidP="00446E84"/>
    <w:p w14:paraId="6CBDB7C0" w14:textId="3134A3D0" w:rsidR="00446E84" w:rsidRPr="00446E84" w:rsidRDefault="00446E84" w:rsidP="00446E8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выполнения лабораторных работы была изучена предметная область проектирования, изучены технологии и принципы проектирования плагинов для автоматизированных систем проектирования. Так же были изучены аналоги разрабатываемого плагины, различные виды САПР, программный интерфейс для </w:t>
      </w:r>
      <w:r>
        <w:rPr>
          <w:rFonts w:ascii="Times New Roman" w:hAnsi="Times New Roman" w:cs="Times New Roman"/>
          <w:sz w:val="28"/>
          <w:szCs w:val="28"/>
          <w:lang w:val="en-US"/>
        </w:rPr>
        <w:t>SolidWorks</w:t>
      </w:r>
      <w:r w:rsidRPr="00446E8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Было спроектированы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446E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диаграммы классов, написан собственный плагин и проведено для него модульное и нагрузочное тестирование. В процессе разработки плагина был добавлен дополнительный функционал, выбранный заказчиком (преподавателем), что </w:t>
      </w:r>
      <w:r w:rsidR="00063DE0">
        <w:rPr>
          <w:rFonts w:ascii="Times New Roman" w:hAnsi="Times New Roman" w:cs="Times New Roman"/>
          <w:sz w:val="28"/>
          <w:szCs w:val="28"/>
        </w:rPr>
        <w:t>являлось</w:t>
      </w:r>
      <w:r>
        <w:rPr>
          <w:rFonts w:ascii="Times New Roman" w:hAnsi="Times New Roman" w:cs="Times New Roman"/>
          <w:sz w:val="28"/>
          <w:szCs w:val="28"/>
        </w:rPr>
        <w:t xml:space="preserve"> имитацией настоящего случая</w:t>
      </w:r>
      <w:r w:rsidR="00637EB3">
        <w:rPr>
          <w:rFonts w:ascii="Times New Roman" w:hAnsi="Times New Roman" w:cs="Times New Roman"/>
          <w:sz w:val="28"/>
          <w:szCs w:val="28"/>
        </w:rPr>
        <w:t>, когда в процессе разработки продукта у заказчика появляется желание внести правки в ход разработки</w:t>
      </w:r>
      <w:r>
        <w:rPr>
          <w:rFonts w:ascii="Times New Roman" w:hAnsi="Times New Roman" w:cs="Times New Roman"/>
          <w:sz w:val="28"/>
          <w:szCs w:val="28"/>
        </w:rPr>
        <w:t>.</w:t>
      </w:r>
      <w:r w:rsidR="00063DE0">
        <w:rPr>
          <w:rFonts w:ascii="Times New Roman" w:hAnsi="Times New Roman" w:cs="Times New Roman"/>
          <w:sz w:val="28"/>
          <w:szCs w:val="28"/>
        </w:rPr>
        <w:t xml:space="preserve"> Дополнительный функционал был также протестирован и сдан заказчику.</w:t>
      </w:r>
    </w:p>
    <w:p w14:paraId="1E2D663C" w14:textId="1EB1EEC0" w:rsidR="00063DE0" w:rsidRDefault="00063DE0" w:rsidP="0050285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B20F260" w14:textId="560625D3" w:rsidR="004B6B2E" w:rsidRPr="00063DE0" w:rsidRDefault="00063DE0" w:rsidP="00063DE0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8" w:name="_Toc154613851"/>
      <w:r w:rsidRPr="00063DE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 ИСПОЛЬЗУЕМЫХ ИСТОЧНИКОВ</w:t>
      </w:r>
      <w:bookmarkEnd w:id="88"/>
    </w:p>
    <w:p w14:paraId="1760D199" w14:textId="77777777" w:rsidR="00146A30" w:rsidRDefault="00146A30" w:rsidP="00146A30">
      <w:pPr>
        <w:pStyle w:val="a7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8559A7E" w14:textId="164CFC67" w:rsidR="00146A30" w:rsidRDefault="00146A30" w:rsidP="00146A30">
      <w:pPr>
        <w:pStyle w:val="a7"/>
        <w:numPr>
          <w:ilvl w:val="0"/>
          <w:numId w:val="4"/>
        </w:numPr>
        <w:spacing w:after="0" w:line="360" w:lineRule="auto"/>
        <w:ind w:left="0" w:firstLine="142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SolidWorks</w:t>
      </w:r>
      <w:r w:rsidRPr="00187A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Pr="00187A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Help</w:t>
      </w:r>
      <w:r w:rsidRPr="00187A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Pr="00187A98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– Режим доступа </w:t>
      </w:r>
      <w:hyperlink r:id="rId21" w:history="1">
        <w:r w:rsidRPr="00B03D8C">
          <w:rPr>
            <w:rStyle w:val="ac"/>
            <w:rFonts w:ascii="Times New Roman" w:hAnsi="Times New Roman" w:cs="Times New Roman"/>
            <w:sz w:val="28"/>
            <w:szCs w:val="28"/>
          </w:rPr>
          <w:t>https://help.solidworks.com/2019/russian/SolidWorks/sldworks/c_solidworks_api.htm</w:t>
        </w:r>
      </w:hyperlink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Дата обращения (12.12.2023)</w:t>
      </w:r>
    </w:p>
    <w:p w14:paraId="0714D1A8" w14:textId="37D6E154" w:rsidR="00146A30" w:rsidRDefault="00146A30" w:rsidP="00146A30">
      <w:pPr>
        <w:pStyle w:val="a7"/>
        <w:numPr>
          <w:ilvl w:val="0"/>
          <w:numId w:val="4"/>
        </w:numPr>
        <w:spacing w:after="0" w:line="360" w:lineRule="auto"/>
        <w:ind w:left="0" w:firstLine="142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Habr</w:t>
      </w:r>
      <w:proofErr w:type="spellEnd"/>
      <w:r w:rsidRPr="00187A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Зачем нам UML? Или как сохранить себе нервы и время 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курс</w:t>
      </w:r>
      <w:r w:rsidRPr="00187A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187A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Режим доступа </w:t>
      </w:r>
      <w:hyperlink r:id="rId22" w:history="1">
        <w:r w:rsidRPr="00B03D8C">
          <w:rPr>
            <w:rStyle w:val="ac"/>
            <w:rFonts w:ascii="Times New Roman" w:hAnsi="Times New Roman" w:cs="Times New Roman"/>
            <w:sz w:val="28"/>
            <w:szCs w:val="28"/>
          </w:rPr>
          <w:t>https://habr.com/ru/articles/458680/</w:t>
        </w:r>
      </w:hyperlink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Дата обращения (17.12.2023)</w:t>
      </w:r>
    </w:p>
    <w:p w14:paraId="44BBD380" w14:textId="01BCE885" w:rsidR="00146A30" w:rsidRDefault="00146A30" w:rsidP="00146A30">
      <w:pPr>
        <w:pStyle w:val="a7"/>
        <w:numPr>
          <w:ilvl w:val="0"/>
          <w:numId w:val="4"/>
        </w:numPr>
        <w:spacing w:after="0" w:line="360" w:lineRule="auto"/>
        <w:ind w:left="0" w:firstLine="142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Autodesk</w:t>
      </w:r>
      <w:r w:rsidRPr="00187A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Inventor</w:t>
      </w:r>
      <w:r w:rsidRPr="00187A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ru</w:t>
      </w:r>
      <w:proofErr w:type="spellEnd"/>
      <w:r w:rsidRPr="00187A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Wikipedia</w:t>
      </w:r>
      <w:r w:rsidRPr="00187A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 w:rsidRPr="00187A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ресурс</w:t>
      </w:r>
      <w:r w:rsidRPr="00187A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Режим доступа </w:t>
      </w:r>
      <w:hyperlink r:id="rId23" w:anchor=":~:text=Autodesk%20Inventor%20%E2%80%94%20%D1%81%D0%B8%D1%81%D1%82%D0%B5%D0%BC%D0%B0%20%D1%82%D1%80%D1%91%D1%85%D0%BC%D0%B5%D1%80%D0%BD%D0%BE%D0%B3%D0%BE%20%D1%82%D0%B2%D0%B5%D1%80%D0%B4%D0%BE%D1%82%D0%B5%D0%BB%D1%8C%D0%BD%D0%BE%D0%B3%D0%BE,%D1%81%D0%BE%D0%B7%D0%B4%D0%B0%D0%BD%D0%B8%D1%8F%20%D1%86%D0%B8%D1%84%D1%80%D0%BE%D0%B2%D1%8B%D1%85%20%D0%BF%D1%80%D0%BE%D1%82%D0%BE%D1%82%D0%B8%D0%BF%D0%BE%D0%B2%20%D0%BF%D1%80%D0%BE%D0%BC%D1%8B%D1%88%D0%BB%D0%B5%D0%BD%D0%BD%D1%8B%D1%85%20%D0%B8%D0%B7%D0%B4%D0%B5%D0%BB%D0%B8%D0%B9" w:history="1">
        <w:r w:rsidRPr="00B03D8C">
          <w:rPr>
            <w:rStyle w:val="ac"/>
            <w:rFonts w:ascii="Times New Roman" w:hAnsi="Times New Roman" w:cs="Times New Roman"/>
            <w:sz w:val="28"/>
            <w:szCs w:val="28"/>
          </w:rPr>
          <w:t>https://ru.wikipedia.org/wiki/Autodesk_Inventor#:~:text=Autodesk%20Inventor%20%E2%80%94%20%D1%81%D0%B8%D1%81%D1%82%D0%B5%D0%BC%D0%B0%20%D1%82%D1%80%D1%91%D1%85%D0%BC%D0%B5%D1%80%D0%BD%D0%BE%D0%B3%D0%BE%20%D1%82%D0%B2%D0%B5%D1%80%D0%B4%D0%BE%D1%82%D0%B5%D0%BB%D1%8C%D0%BD%D0%BE%D0%B3%D0%BE,%D1%81%D0%BE%D0%B7%D0%B4%D0%B0%D0%BD%D0%B8%D1%8F%20%D1%86%D0%B8%D1%84%D1%80%D0%BE%D0%B2%D1%8B%D1%85%20%D0%BF%D1%80%D0%BE%D1%82%D0%BE%D1%82%D0%B8%D0%BF%D0%BE%D0%B2%20%D0%BF%D1%80%D0%BE%D0%BC%D1%8B%D1%88%D0%BB%D0%B5%D0%BD%D0%BD%D1%8B%D1%85%20%D0%B8%D0%B7%D0%B4%D0%B5%D0%BB%D0%B8%D0%B9</w:t>
        </w:r>
      </w:hyperlink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Дата обращения (17.12.2023)</w:t>
      </w:r>
    </w:p>
    <w:p w14:paraId="14777858" w14:textId="3F4C15B8" w:rsidR="00146A30" w:rsidRPr="00187A98" w:rsidRDefault="00146A30" w:rsidP="00146A30">
      <w:pPr>
        <w:pStyle w:val="a7"/>
        <w:numPr>
          <w:ilvl w:val="0"/>
          <w:numId w:val="4"/>
        </w:numPr>
        <w:spacing w:after="0" w:line="360" w:lineRule="auto"/>
        <w:ind w:left="0" w:firstLine="142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UML</w:t>
      </w:r>
      <w:r w:rsidRPr="00146A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Wikipedia</w:t>
      </w:r>
      <w:r w:rsidRPr="00146A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курс</w:t>
      </w:r>
      <w:r w:rsidRPr="00146A30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Режим доступа - </w:t>
      </w:r>
      <w:hyperlink r:id="rId24" w:history="1">
        <w:r w:rsidRPr="00665548">
          <w:rPr>
            <w:rStyle w:val="ac"/>
            <w:rFonts w:ascii="Times New Roman" w:hAnsi="Times New Roman" w:cs="Times New Roman"/>
            <w:sz w:val="28"/>
            <w:szCs w:val="28"/>
          </w:rPr>
          <w:t>https://ru.wikipedia.org/wiki/UML</w:t>
        </w:r>
      </w:hyperlink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Дата обращения (18.12.2023)</w:t>
      </w:r>
    </w:p>
    <w:p w14:paraId="456475FD" w14:textId="77777777" w:rsidR="005F21DD" w:rsidRPr="007D43B3" w:rsidRDefault="005F21DD" w:rsidP="00146A30"/>
    <w:sectPr w:rsidR="005F21DD" w:rsidRPr="007D43B3" w:rsidSect="003914F4">
      <w:footerReference w:type="first" r:id="rId2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C741D7" w14:textId="77777777" w:rsidR="00B40493" w:rsidRDefault="00B40493" w:rsidP="003914F4">
      <w:pPr>
        <w:spacing w:after="0" w:line="240" w:lineRule="auto"/>
      </w:pPr>
      <w:r>
        <w:separator/>
      </w:r>
    </w:p>
  </w:endnote>
  <w:endnote w:type="continuationSeparator" w:id="0">
    <w:p w14:paraId="0EA8CF19" w14:textId="77777777" w:rsidR="00B40493" w:rsidRDefault="00B40493" w:rsidP="003914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07FA79" w14:textId="3D7E02BE" w:rsidR="003914F4" w:rsidRPr="003914F4" w:rsidRDefault="003914F4" w:rsidP="003914F4">
    <w:pPr>
      <w:pStyle w:val="a5"/>
      <w:jc w:val="center"/>
      <w:rPr>
        <w:rFonts w:ascii="Times New Roman" w:hAnsi="Times New Roman" w:cs="Times New Roman"/>
        <w:sz w:val="28"/>
        <w:szCs w:val="28"/>
      </w:rPr>
    </w:pPr>
    <w:r w:rsidRPr="003914F4">
      <w:rPr>
        <w:rFonts w:ascii="Times New Roman" w:hAnsi="Times New Roman" w:cs="Times New Roman"/>
        <w:sz w:val="28"/>
        <w:szCs w:val="28"/>
      </w:rPr>
      <w:t>Томск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303EF3" w14:textId="77777777" w:rsidR="00B40493" w:rsidRDefault="00B40493" w:rsidP="003914F4">
      <w:pPr>
        <w:spacing w:after="0" w:line="240" w:lineRule="auto"/>
      </w:pPr>
      <w:r>
        <w:separator/>
      </w:r>
    </w:p>
  </w:footnote>
  <w:footnote w:type="continuationSeparator" w:id="0">
    <w:p w14:paraId="39E9703E" w14:textId="77777777" w:rsidR="00B40493" w:rsidRDefault="00B40493" w:rsidP="003914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E2BF5"/>
    <w:multiLevelType w:val="hybridMultilevel"/>
    <w:tmpl w:val="07EE7E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22111986"/>
    <w:multiLevelType w:val="hybridMultilevel"/>
    <w:tmpl w:val="B764E804"/>
    <w:lvl w:ilvl="0" w:tplc="3440C8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45DF481E"/>
    <w:multiLevelType w:val="hybridMultilevel"/>
    <w:tmpl w:val="3BD60262"/>
    <w:lvl w:ilvl="0" w:tplc="9ABC868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7B4C7255"/>
    <w:multiLevelType w:val="hybridMultilevel"/>
    <w:tmpl w:val="CB365F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Семен Цуканов">
    <w15:presenceInfo w15:providerId="Windows Live" w15:userId="e5ffa465a08269c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32A7"/>
    <w:rsid w:val="00036550"/>
    <w:rsid w:val="00063DE0"/>
    <w:rsid w:val="000822BD"/>
    <w:rsid w:val="000B27D6"/>
    <w:rsid w:val="000C754D"/>
    <w:rsid w:val="000D3F4B"/>
    <w:rsid w:val="00146A30"/>
    <w:rsid w:val="001632A7"/>
    <w:rsid w:val="00173390"/>
    <w:rsid w:val="002E3A9A"/>
    <w:rsid w:val="002E4AEC"/>
    <w:rsid w:val="003914F4"/>
    <w:rsid w:val="003B2D3A"/>
    <w:rsid w:val="00446E84"/>
    <w:rsid w:val="004A41DB"/>
    <w:rsid w:val="004B6B2E"/>
    <w:rsid w:val="0050285D"/>
    <w:rsid w:val="00556F74"/>
    <w:rsid w:val="00592B6B"/>
    <w:rsid w:val="005E51ED"/>
    <w:rsid w:val="005F21DD"/>
    <w:rsid w:val="00637EB3"/>
    <w:rsid w:val="00671D19"/>
    <w:rsid w:val="006F7703"/>
    <w:rsid w:val="007365D6"/>
    <w:rsid w:val="007600C5"/>
    <w:rsid w:val="007712CD"/>
    <w:rsid w:val="007B6429"/>
    <w:rsid w:val="007D43B3"/>
    <w:rsid w:val="00806E61"/>
    <w:rsid w:val="00814F6B"/>
    <w:rsid w:val="00863127"/>
    <w:rsid w:val="0094456F"/>
    <w:rsid w:val="009D7F66"/>
    <w:rsid w:val="009F541E"/>
    <w:rsid w:val="00A0511F"/>
    <w:rsid w:val="00B04FA3"/>
    <w:rsid w:val="00B230EB"/>
    <w:rsid w:val="00B3602B"/>
    <w:rsid w:val="00B40493"/>
    <w:rsid w:val="00B4100E"/>
    <w:rsid w:val="00BC4B55"/>
    <w:rsid w:val="00BF51DE"/>
    <w:rsid w:val="00C17FC9"/>
    <w:rsid w:val="00C57736"/>
    <w:rsid w:val="00C913E1"/>
    <w:rsid w:val="00CB5251"/>
    <w:rsid w:val="00D06C98"/>
    <w:rsid w:val="00D10014"/>
    <w:rsid w:val="00D80B26"/>
    <w:rsid w:val="00E55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8EE137"/>
  <w15:chartTrackingRefBased/>
  <w15:docId w15:val="{646DED55-E650-4F4E-A0D4-4850122F96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632A7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E5572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5572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914F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914F4"/>
  </w:style>
  <w:style w:type="paragraph" w:styleId="a5">
    <w:name w:val="footer"/>
    <w:basedOn w:val="a"/>
    <w:link w:val="a6"/>
    <w:uiPriority w:val="99"/>
    <w:unhideWhenUsed/>
    <w:rsid w:val="003914F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914F4"/>
  </w:style>
  <w:style w:type="paragraph" w:styleId="a7">
    <w:name w:val="List Paragraph"/>
    <w:basedOn w:val="a"/>
    <w:uiPriority w:val="34"/>
    <w:qFormat/>
    <w:rsid w:val="005F21DD"/>
    <w:pPr>
      <w:spacing w:line="259" w:lineRule="auto"/>
      <w:ind w:left="720"/>
      <w:contextualSpacing/>
    </w:pPr>
  </w:style>
  <w:style w:type="character" w:styleId="a8">
    <w:name w:val="annotation reference"/>
    <w:basedOn w:val="a0"/>
    <w:uiPriority w:val="99"/>
    <w:semiHidden/>
    <w:unhideWhenUsed/>
    <w:rsid w:val="005F21DD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5F21DD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5F21DD"/>
    <w:rPr>
      <w:sz w:val="20"/>
      <w:szCs w:val="20"/>
    </w:rPr>
  </w:style>
  <w:style w:type="paragraph" w:styleId="ab">
    <w:name w:val="Normal (Web)"/>
    <w:basedOn w:val="a"/>
    <w:uiPriority w:val="99"/>
    <w:semiHidden/>
    <w:unhideWhenUsed/>
    <w:rsid w:val="001733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c">
    <w:name w:val="Hyperlink"/>
    <w:basedOn w:val="a0"/>
    <w:uiPriority w:val="99"/>
    <w:unhideWhenUsed/>
    <w:rsid w:val="00146A30"/>
    <w:rPr>
      <w:color w:val="0000FF"/>
      <w:u w:val="single"/>
    </w:rPr>
  </w:style>
  <w:style w:type="character" w:styleId="ad">
    <w:name w:val="Unresolved Mention"/>
    <w:basedOn w:val="a0"/>
    <w:uiPriority w:val="99"/>
    <w:semiHidden/>
    <w:unhideWhenUsed/>
    <w:rsid w:val="00146A30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E5572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e">
    <w:name w:val="TOC Heading"/>
    <w:basedOn w:val="1"/>
    <w:next w:val="a"/>
    <w:uiPriority w:val="39"/>
    <w:unhideWhenUsed/>
    <w:qFormat/>
    <w:rsid w:val="00E55726"/>
    <w:pPr>
      <w:spacing w:line="259" w:lineRule="auto"/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E5572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E55726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55726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160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14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help.solidworks.com/2019/russian/SolidWorks/sldworks/c_solidworks_api.htm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chart" Target="charts/chart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s://ru.wikipedia.org/wiki/U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ru.wikipedia.org/wiki/Autodesk_Inventor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chart" Target="charts/chart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habr.com/ru/articles/458680/" TargetMode="External"/><Relationship Id="rId27" Type="http://schemas.microsoft.com/office/2011/relationships/people" Target="peop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Лист1!$C$2:$C$45</c:f>
              <c:strCache>
                <c:ptCount val="44"/>
                <c:pt idx="0">
                  <c:v>0:00:25</c:v>
                </c:pt>
                <c:pt idx="1">
                  <c:v>0:00:41</c:v>
                </c:pt>
                <c:pt idx="2">
                  <c:v>0:01:00</c:v>
                </c:pt>
                <c:pt idx="3">
                  <c:v>0:01:16</c:v>
                </c:pt>
                <c:pt idx="4">
                  <c:v>0:01:31</c:v>
                </c:pt>
                <c:pt idx="5">
                  <c:v>0:01:50</c:v>
                </c:pt>
                <c:pt idx="6">
                  <c:v>0:02:07</c:v>
                </c:pt>
                <c:pt idx="7">
                  <c:v>0:02:24</c:v>
                </c:pt>
                <c:pt idx="8">
                  <c:v>0:02:41</c:v>
                </c:pt>
                <c:pt idx="9">
                  <c:v>0:02:59</c:v>
                </c:pt>
                <c:pt idx="10">
                  <c:v>0:03:17</c:v>
                </c:pt>
                <c:pt idx="11">
                  <c:v>0:03:35</c:v>
                </c:pt>
                <c:pt idx="12">
                  <c:v>0:03:54</c:v>
                </c:pt>
                <c:pt idx="13">
                  <c:v>0:04:13</c:v>
                </c:pt>
                <c:pt idx="14">
                  <c:v>0:04:32</c:v>
                </c:pt>
                <c:pt idx="15">
                  <c:v>0:04:52</c:v>
                </c:pt>
                <c:pt idx="16">
                  <c:v>0:05:15</c:v>
                </c:pt>
                <c:pt idx="17">
                  <c:v>0:05:38</c:v>
                </c:pt>
                <c:pt idx="18">
                  <c:v>0:06:01</c:v>
                </c:pt>
                <c:pt idx="19">
                  <c:v>0:06:23</c:v>
                </c:pt>
                <c:pt idx="20">
                  <c:v>0:06:44</c:v>
                </c:pt>
                <c:pt idx="21">
                  <c:v>0:07:05</c:v>
                </c:pt>
                <c:pt idx="22">
                  <c:v>0:07:26</c:v>
                </c:pt>
                <c:pt idx="23">
                  <c:v>0:07:48</c:v>
                </c:pt>
                <c:pt idx="24">
                  <c:v>0:08:09</c:v>
                </c:pt>
                <c:pt idx="25">
                  <c:v>0:08:31</c:v>
                </c:pt>
                <c:pt idx="26">
                  <c:v>0:08:55</c:v>
                </c:pt>
                <c:pt idx="27">
                  <c:v>0:09:18</c:v>
                </c:pt>
                <c:pt idx="28">
                  <c:v>0:09:42</c:v>
                </c:pt>
                <c:pt idx="29">
                  <c:v>0:10:06</c:v>
                </c:pt>
                <c:pt idx="30">
                  <c:v>0:10:30</c:v>
                </c:pt>
                <c:pt idx="31">
                  <c:v>0:10:55</c:v>
                </c:pt>
                <c:pt idx="32">
                  <c:v>0:11:20</c:v>
                </c:pt>
                <c:pt idx="33">
                  <c:v>0:11:46</c:v>
                </c:pt>
                <c:pt idx="34">
                  <c:v>0:12:12</c:v>
                </c:pt>
                <c:pt idx="35">
                  <c:v>0:12:38</c:v>
                </c:pt>
                <c:pt idx="36">
                  <c:v>0:13:04</c:v>
                </c:pt>
                <c:pt idx="37">
                  <c:v>0:13:32</c:v>
                </c:pt>
                <c:pt idx="38">
                  <c:v>0:14:02</c:v>
                </c:pt>
                <c:pt idx="39">
                  <c:v>0:14:33</c:v>
                </c:pt>
                <c:pt idx="40">
                  <c:v>0:15:03</c:v>
                </c:pt>
                <c:pt idx="41">
                  <c:v>0:15:34</c:v>
                </c:pt>
                <c:pt idx="42">
                  <c:v>0:16:04</c:v>
                </c:pt>
                <c:pt idx="43">
                  <c:v>0:16:34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Лист1!$G$8:$G$50</c:f>
              <c:numCache>
                <c:formatCode>h:mm:ss</c:formatCode>
                <c:ptCount val="43"/>
                <c:pt idx="0">
                  <c:v>1.8518518518518515E-4</c:v>
                </c:pt>
                <c:pt idx="1">
                  <c:v>2.1990740740740743E-4</c:v>
                </c:pt>
                <c:pt idx="2">
                  <c:v>1.8518518518518515E-4</c:v>
                </c:pt>
                <c:pt idx="3">
                  <c:v>1.7361111111111104E-4</c:v>
                </c:pt>
                <c:pt idx="4">
                  <c:v>2.1990740740740759E-4</c:v>
                </c:pt>
                <c:pt idx="5">
                  <c:v>1.9675925925925915E-4</c:v>
                </c:pt>
                <c:pt idx="6">
                  <c:v>1.9675925925925937E-4</c:v>
                </c:pt>
                <c:pt idx="7">
                  <c:v>1.9675925925925937E-4</c:v>
                </c:pt>
                <c:pt idx="8">
                  <c:v>2.0833333333333316E-4</c:v>
                </c:pt>
                <c:pt idx="9">
                  <c:v>2.0833333333333337E-4</c:v>
                </c:pt>
                <c:pt idx="10">
                  <c:v>2.0833333333333337E-4</c:v>
                </c:pt>
                <c:pt idx="11">
                  <c:v>2.1990740740740738E-4</c:v>
                </c:pt>
                <c:pt idx="12">
                  <c:v>2.1990740740740781E-4</c:v>
                </c:pt>
                <c:pt idx="13">
                  <c:v>2.1990740740740694E-4</c:v>
                </c:pt>
                <c:pt idx="14">
                  <c:v>2.3148148148148182E-4</c:v>
                </c:pt>
                <c:pt idx="15">
                  <c:v>2.6620370370370296E-4</c:v>
                </c:pt>
                <c:pt idx="16">
                  <c:v>2.6620370370370383E-4</c:v>
                </c:pt>
                <c:pt idx="17">
                  <c:v>2.6620370370370339E-4</c:v>
                </c:pt>
                <c:pt idx="18">
                  <c:v>2.5462962962963069E-4</c:v>
                </c:pt>
                <c:pt idx="19">
                  <c:v>2.4305555555555539E-4</c:v>
                </c:pt>
                <c:pt idx="20">
                  <c:v>2.4305555555555539E-4</c:v>
                </c:pt>
                <c:pt idx="21">
                  <c:v>2.4305555555555539E-4</c:v>
                </c:pt>
                <c:pt idx="22">
                  <c:v>2.5462962962962982E-4</c:v>
                </c:pt>
                <c:pt idx="23">
                  <c:v>2.4305555555555539E-4</c:v>
                </c:pt>
                <c:pt idx="24">
                  <c:v>2.5462962962962982E-4</c:v>
                </c:pt>
                <c:pt idx="25">
                  <c:v>2.7777777777777783E-4</c:v>
                </c:pt>
                <c:pt idx="26">
                  <c:v>2.6620370370370339E-4</c:v>
                </c:pt>
                <c:pt idx="27">
                  <c:v>2.7777777777777696E-4</c:v>
                </c:pt>
                <c:pt idx="28">
                  <c:v>2.777777777777787E-4</c:v>
                </c:pt>
                <c:pt idx="29">
                  <c:v>2.7777777777777696E-4</c:v>
                </c:pt>
                <c:pt idx="30">
                  <c:v>2.8935185185185227E-4</c:v>
                </c:pt>
                <c:pt idx="31">
                  <c:v>2.8935185185185314E-4</c:v>
                </c:pt>
                <c:pt idx="32">
                  <c:v>3.0092592592592497E-4</c:v>
                </c:pt>
                <c:pt idx="33">
                  <c:v>3.0092592592592497E-4</c:v>
                </c:pt>
                <c:pt idx="34">
                  <c:v>3.0092592592592671E-4</c:v>
                </c:pt>
                <c:pt idx="35">
                  <c:v>3.0092592592592497E-4</c:v>
                </c:pt>
                <c:pt idx="36">
                  <c:v>3.2407407407407558E-4</c:v>
                </c:pt>
                <c:pt idx="37">
                  <c:v>3.4722222222222272E-4</c:v>
                </c:pt>
                <c:pt idx="38">
                  <c:v>3.5879629629629629E-4</c:v>
                </c:pt>
                <c:pt idx="39">
                  <c:v>3.4722222222222272E-4</c:v>
                </c:pt>
                <c:pt idx="40">
                  <c:v>3.5879629629629456E-4</c:v>
                </c:pt>
                <c:pt idx="41">
                  <c:v>3.4722222222222272E-4</c:v>
                </c:pt>
                <c:pt idx="42">
                  <c:v>3.4722222222222099E-4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C1B-4997-995A-A5493BF573E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634785279"/>
        <c:axId val="634785695"/>
      </c:lineChart>
      <c:catAx>
        <c:axId val="634785279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Номер построения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34785695"/>
        <c:crosses val="autoZero"/>
        <c:auto val="1"/>
        <c:lblAlgn val="ctr"/>
        <c:lblOffset val="100"/>
        <c:noMultiLvlLbl val="0"/>
      </c:catAx>
      <c:valAx>
        <c:axId val="63478569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</a:t>
                </a:r>
                <a:r>
                  <a:rPr lang="ru-RU" baseline="0"/>
                  <a:t> построения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h:mm:ss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34785279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1"/>
          <c:order val="1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Лист1!$D$2:$D$45</c:f>
              <c:numCache>
                <c:formatCode>General</c:formatCode>
                <c:ptCount val="44"/>
                <c:pt idx="0">
                  <c:v>5.1920471191406303</c:v>
                </c:pt>
                <c:pt idx="1">
                  <c:v>5.3809432983398402</c:v>
                </c:pt>
                <c:pt idx="2">
                  <c:v>5.5081787109375</c:v>
                </c:pt>
                <c:pt idx="3">
                  <c:v>5.4795112609863299</c:v>
                </c:pt>
                <c:pt idx="4">
                  <c:v>5.5029335021972701</c:v>
                </c:pt>
                <c:pt idx="5">
                  <c:v>5.5614356994628897</c:v>
                </c:pt>
                <c:pt idx="6">
                  <c:v>5.6195907592773402</c:v>
                </c:pt>
                <c:pt idx="7">
                  <c:v>5.5632133483886701</c:v>
                </c:pt>
                <c:pt idx="8">
                  <c:v>5.6750106811523402</c:v>
                </c:pt>
                <c:pt idx="9">
                  <c:v>5.7630882263183603</c:v>
                </c:pt>
                <c:pt idx="10">
                  <c:v>5.6395530700683603</c:v>
                </c:pt>
                <c:pt idx="11">
                  <c:v>5.7708282470703098</c:v>
                </c:pt>
                <c:pt idx="12">
                  <c:v>5.7795982360839799</c:v>
                </c:pt>
                <c:pt idx="13">
                  <c:v>5.6111488342285201</c:v>
                </c:pt>
                <c:pt idx="14">
                  <c:v>5.7359466552734402</c:v>
                </c:pt>
                <c:pt idx="15">
                  <c:v>5.8097000122070304</c:v>
                </c:pt>
                <c:pt idx="16">
                  <c:v>5.5754776000976598</c:v>
                </c:pt>
                <c:pt idx="17">
                  <c:v>5.6322326660156303</c:v>
                </c:pt>
                <c:pt idx="18">
                  <c:v>5.6958541870117196</c:v>
                </c:pt>
                <c:pt idx="19">
                  <c:v>5.7095260620117196</c:v>
                </c:pt>
                <c:pt idx="20">
                  <c:v>5.74444580078125</c:v>
                </c:pt>
                <c:pt idx="21">
                  <c:v>5.7047233581543004</c:v>
                </c:pt>
                <c:pt idx="22">
                  <c:v>5.7719650268554696</c:v>
                </c:pt>
                <c:pt idx="23">
                  <c:v>5.7848701477050799</c:v>
                </c:pt>
                <c:pt idx="24">
                  <c:v>5.7164459228515598</c:v>
                </c:pt>
                <c:pt idx="25">
                  <c:v>5.7055473327636701</c:v>
                </c:pt>
                <c:pt idx="26">
                  <c:v>5.7945861816406303</c:v>
                </c:pt>
                <c:pt idx="27">
                  <c:v>5.7404136657714799</c:v>
                </c:pt>
                <c:pt idx="28">
                  <c:v>5.7124748229980504</c:v>
                </c:pt>
                <c:pt idx="29">
                  <c:v>5.6515235900878897</c:v>
                </c:pt>
                <c:pt idx="30">
                  <c:v>5.7378082275390598</c:v>
                </c:pt>
                <c:pt idx="31">
                  <c:v>5.7328300476074201</c:v>
                </c:pt>
                <c:pt idx="32">
                  <c:v>5.7449455261230504</c:v>
                </c:pt>
                <c:pt idx="33">
                  <c:v>5.7090797424316397</c:v>
                </c:pt>
                <c:pt idx="34">
                  <c:v>5.7232208251953098</c:v>
                </c:pt>
                <c:pt idx="35">
                  <c:v>5.7317695617675799</c:v>
                </c:pt>
                <c:pt idx="36">
                  <c:v>5.7261543273925799</c:v>
                </c:pt>
                <c:pt idx="37">
                  <c:v>5.7080497741699201</c:v>
                </c:pt>
                <c:pt idx="38">
                  <c:v>5.7076835632324201</c:v>
                </c:pt>
                <c:pt idx="39">
                  <c:v>5.7473564147949201</c:v>
                </c:pt>
                <c:pt idx="40">
                  <c:v>5.7500228881835902</c:v>
                </c:pt>
                <c:pt idx="41">
                  <c:v>5.6676559448242196</c:v>
                </c:pt>
                <c:pt idx="42">
                  <c:v>5.7137870788574201</c:v>
                </c:pt>
                <c:pt idx="43">
                  <c:v>5.6971931457519496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992-4484-9457-5CECDD81CEB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634785279"/>
        <c:axId val="634785695"/>
        <c:extLst>
          <c:ext xmlns:c15="http://schemas.microsoft.com/office/drawing/2012/chart" uri="{02D57815-91ED-43cb-92C2-25804820EDAC}">
            <c15:filteredLineSeries>
              <c15:ser>
                <c:idx val="0"/>
                <c:order val="0"/>
                <c:tx>
                  <c:strRef>
                    <c:extLst>
                      <c:ext uri="{02D57815-91ED-43cb-92C2-25804820EDAC}">
                        <c15:formulaRef>
                          <c15:sqref>Лист1!$C$2:$C$45</c15:sqref>
                        </c15:formulaRef>
                      </c:ext>
                    </c:extLst>
                    <c:strCache>
                      <c:ptCount val="44"/>
                      <c:pt idx="0">
                        <c:v>0:00:25</c:v>
                      </c:pt>
                      <c:pt idx="1">
                        <c:v>0:00:41</c:v>
                      </c:pt>
                      <c:pt idx="2">
                        <c:v>0:01:00</c:v>
                      </c:pt>
                      <c:pt idx="3">
                        <c:v>0:01:16</c:v>
                      </c:pt>
                      <c:pt idx="4">
                        <c:v>0:01:31</c:v>
                      </c:pt>
                      <c:pt idx="5">
                        <c:v>0:01:50</c:v>
                      </c:pt>
                      <c:pt idx="6">
                        <c:v>0:02:07</c:v>
                      </c:pt>
                      <c:pt idx="7">
                        <c:v>0:02:24</c:v>
                      </c:pt>
                      <c:pt idx="8">
                        <c:v>0:02:41</c:v>
                      </c:pt>
                      <c:pt idx="9">
                        <c:v>0:02:59</c:v>
                      </c:pt>
                      <c:pt idx="10">
                        <c:v>0:03:17</c:v>
                      </c:pt>
                      <c:pt idx="11">
                        <c:v>0:03:35</c:v>
                      </c:pt>
                      <c:pt idx="12">
                        <c:v>0:03:54</c:v>
                      </c:pt>
                      <c:pt idx="13">
                        <c:v>0:04:13</c:v>
                      </c:pt>
                      <c:pt idx="14">
                        <c:v>0:04:32</c:v>
                      </c:pt>
                      <c:pt idx="15">
                        <c:v>0:04:52</c:v>
                      </c:pt>
                      <c:pt idx="16">
                        <c:v>0:05:15</c:v>
                      </c:pt>
                      <c:pt idx="17">
                        <c:v>0:05:38</c:v>
                      </c:pt>
                      <c:pt idx="18">
                        <c:v>0:06:01</c:v>
                      </c:pt>
                      <c:pt idx="19">
                        <c:v>0:06:23</c:v>
                      </c:pt>
                      <c:pt idx="20">
                        <c:v>0:06:44</c:v>
                      </c:pt>
                      <c:pt idx="21">
                        <c:v>0:07:05</c:v>
                      </c:pt>
                      <c:pt idx="22">
                        <c:v>0:07:26</c:v>
                      </c:pt>
                      <c:pt idx="23">
                        <c:v>0:07:48</c:v>
                      </c:pt>
                      <c:pt idx="24">
                        <c:v>0:08:09</c:v>
                      </c:pt>
                      <c:pt idx="25">
                        <c:v>0:08:31</c:v>
                      </c:pt>
                      <c:pt idx="26">
                        <c:v>0:08:55</c:v>
                      </c:pt>
                      <c:pt idx="27">
                        <c:v>0:09:18</c:v>
                      </c:pt>
                      <c:pt idx="28">
                        <c:v>0:09:42</c:v>
                      </c:pt>
                      <c:pt idx="29">
                        <c:v>0:10:06</c:v>
                      </c:pt>
                      <c:pt idx="30">
                        <c:v>0:10:30</c:v>
                      </c:pt>
                      <c:pt idx="31">
                        <c:v>0:10:55</c:v>
                      </c:pt>
                      <c:pt idx="32">
                        <c:v>0:11:20</c:v>
                      </c:pt>
                      <c:pt idx="33">
                        <c:v>0:11:46</c:v>
                      </c:pt>
                      <c:pt idx="34">
                        <c:v>0:12:12</c:v>
                      </c:pt>
                      <c:pt idx="35">
                        <c:v>0:12:38</c:v>
                      </c:pt>
                      <c:pt idx="36">
                        <c:v>0:13:04</c:v>
                      </c:pt>
                      <c:pt idx="37">
                        <c:v>0:13:32</c:v>
                      </c:pt>
                      <c:pt idx="38">
                        <c:v>0:14:02</c:v>
                      </c:pt>
                      <c:pt idx="39">
                        <c:v>0:14:33</c:v>
                      </c:pt>
                      <c:pt idx="40">
                        <c:v>0:15:03</c:v>
                      </c:pt>
                      <c:pt idx="41">
                        <c:v>0:15:34</c:v>
                      </c:pt>
                      <c:pt idx="42">
                        <c:v>0:16:04</c:v>
                      </c:pt>
                      <c:pt idx="43">
                        <c:v>0:16:34</c:v>
                      </c:pt>
                    </c:strCache>
                  </c:strRef>
                </c:tx>
                <c:spPr>
                  <a:ln w="28575" cap="rnd">
                    <a:solidFill>
                      <a:schemeClr val="accent1"/>
                    </a:solidFill>
                    <a:round/>
                  </a:ln>
                  <a:effectLst/>
                </c:spPr>
                <c:marker>
                  <c:symbol val="none"/>
                </c:marker>
                <c:val>
                  <c:numRef>
                    <c:extLst>
                      <c:ext uri="{02D57815-91ED-43cb-92C2-25804820EDAC}">
                        <c15:formulaRef>
                          <c15:sqref>Лист1!$G$8:$G$50</c15:sqref>
                        </c15:formulaRef>
                      </c:ext>
                    </c:extLst>
                    <c:numCache>
                      <c:formatCode>h:mm:ss</c:formatCode>
                      <c:ptCount val="43"/>
                      <c:pt idx="0">
                        <c:v>1.8518518518518515E-4</c:v>
                      </c:pt>
                      <c:pt idx="1">
                        <c:v>2.1990740740740743E-4</c:v>
                      </c:pt>
                      <c:pt idx="2">
                        <c:v>1.8518518518518515E-4</c:v>
                      </c:pt>
                      <c:pt idx="3">
                        <c:v>1.7361111111111104E-4</c:v>
                      </c:pt>
                      <c:pt idx="4">
                        <c:v>2.1990740740740759E-4</c:v>
                      </c:pt>
                      <c:pt idx="5">
                        <c:v>1.9675925925925915E-4</c:v>
                      </c:pt>
                      <c:pt idx="6">
                        <c:v>1.9675925925925937E-4</c:v>
                      </c:pt>
                      <c:pt idx="7">
                        <c:v>1.9675925925925937E-4</c:v>
                      </c:pt>
                      <c:pt idx="8">
                        <c:v>2.0833333333333316E-4</c:v>
                      </c:pt>
                      <c:pt idx="9">
                        <c:v>2.0833333333333337E-4</c:v>
                      </c:pt>
                      <c:pt idx="10">
                        <c:v>2.0833333333333337E-4</c:v>
                      </c:pt>
                      <c:pt idx="11">
                        <c:v>2.1990740740740738E-4</c:v>
                      </c:pt>
                      <c:pt idx="12">
                        <c:v>2.1990740740740781E-4</c:v>
                      </c:pt>
                      <c:pt idx="13">
                        <c:v>2.1990740740740694E-4</c:v>
                      </c:pt>
                      <c:pt idx="14">
                        <c:v>2.3148148148148182E-4</c:v>
                      </c:pt>
                      <c:pt idx="15">
                        <c:v>2.6620370370370296E-4</c:v>
                      </c:pt>
                      <c:pt idx="16">
                        <c:v>2.6620370370370383E-4</c:v>
                      </c:pt>
                      <c:pt idx="17">
                        <c:v>2.6620370370370339E-4</c:v>
                      </c:pt>
                      <c:pt idx="18">
                        <c:v>2.5462962962963069E-4</c:v>
                      </c:pt>
                      <c:pt idx="19">
                        <c:v>2.4305555555555539E-4</c:v>
                      </c:pt>
                      <c:pt idx="20">
                        <c:v>2.4305555555555539E-4</c:v>
                      </c:pt>
                      <c:pt idx="21">
                        <c:v>2.4305555555555539E-4</c:v>
                      </c:pt>
                      <c:pt idx="22">
                        <c:v>2.5462962962962982E-4</c:v>
                      </c:pt>
                      <c:pt idx="23">
                        <c:v>2.4305555555555539E-4</c:v>
                      </c:pt>
                      <c:pt idx="24">
                        <c:v>2.5462962962962982E-4</c:v>
                      </c:pt>
                      <c:pt idx="25">
                        <c:v>2.7777777777777783E-4</c:v>
                      </c:pt>
                      <c:pt idx="26">
                        <c:v>2.6620370370370339E-4</c:v>
                      </c:pt>
                      <c:pt idx="27">
                        <c:v>2.7777777777777696E-4</c:v>
                      </c:pt>
                      <c:pt idx="28">
                        <c:v>2.777777777777787E-4</c:v>
                      </c:pt>
                      <c:pt idx="29">
                        <c:v>2.7777777777777696E-4</c:v>
                      </c:pt>
                      <c:pt idx="30">
                        <c:v>2.8935185185185227E-4</c:v>
                      </c:pt>
                      <c:pt idx="31">
                        <c:v>2.8935185185185314E-4</c:v>
                      </c:pt>
                      <c:pt idx="32">
                        <c:v>3.0092592592592497E-4</c:v>
                      </c:pt>
                      <c:pt idx="33">
                        <c:v>3.0092592592592497E-4</c:v>
                      </c:pt>
                      <c:pt idx="34">
                        <c:v>3.0092592592592671E-4</c:v>
                      </c:pt>
                      <c:pt idx="35">
                        <c:v>3.0092592592592497E-4</c:v>
                      </c:pt>
                      <c:pt idx="36">
                        <c:v>3.2407407407407558E-4</c:v>
                      </c:pt>
                      <c:pt idx="37">
                        <c:v>3.4722222222222272E-4</c:v>
                      </c:pt>
                      <c:pt idx="38">
                        <c:v>3.5879629629629629E-4</c:v>
                      </c:pt>
                      <c:pt idx="39">
                        <c:v>3.4722222222222272E-4</c:v>
                      </c:pt>
                      <c:pt idx="40">
                        <c:v>3.5879629629629456E-4</c:v>
                      </c:pt>
                      <c:pt idx="41">
                        <c:v>3.4722222222222272E-4</c:v>
                      </c:pt>
                      <c:pt idx="42">
                        <c:v>3.4722222222222099E-4</c:v>
                      </c:pt>
                    </c:numCache>
                  </c:numRef>
                </c:val>
                <c:smooth val="0"/>
                <c:extLst>
                  <c:ext xmlns:c16="http://schemas.microsoft.com/office/drawing/2014/chart" uri="{C3380CC4-5D6E-409C-BE32-E72D297353CC}">
                    <c16:uniqueId val="{00000001-C992-4484-9457-5CECDD81CEBB}"/>
                  </c:ext>
                </c:extLst>
              </c15:ser>
            </c15:filteredLineSeries>
          </c:ext>
        </c:extLst>
      </c:lineChart>
      <c:catAx>
        <c:axId val="634785279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Номер построения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34785695"/>
        <c:crosses val="autoZero"/>
        <c:auto val="1"/>
        <c:lblAlgn val="ctr"/>
        <c:lblOffset val="100"/>
        <c:noMultiLvlLbl val="0"/>
      </c:catAx>
      <c:valAx>
        <c:axId val="63478569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Расходуемая</a:t>
                </a:r>
                <a:r>
                  <a:rPr lang="ru-RU" baseline="0"/>
                  <a:t> память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34785279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F5A19E-BBDD-4FEE-90A1-23623E58A2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368</TotalTime>
  <Pages>24</Pages>
  <Words>2340</Words>
  <Characters>13339</Characters>
  <Application>Microsoft Office Word</Application>
  <DocSecurity>0</DocSecurity>
  <Lines>111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Семен Цуканов</dc:creator>
  <cp:keywords/>
  <dc:description/>
  <cp:lastModifiedBy>Семен Цуканов</cp:lastModifiedBy>
  <cp:revision>21</cp:revision>
  <dcterms:created xsi:type="dcterms:W3CDTF">2023-12-12T15:45:00Z</dcterms:created>
  <dcterms:modified xsi:type="dcterms:W3CDTF">2023-12-27T16:59:00Z</dcterms:modified>
</cp:coreProperties>
</file>