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C59B2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3F39A914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2182C93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472C1BF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17F74A9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1AB3AAE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00F70366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1F4A1FE5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79B664BD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543961D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2CAE5" w14:textId="7230E982" w:rsidR="001632A7" w:rsidRP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ПЛАГИНА «НАСТЕННЫЕ ЧАСЫ»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163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47CC52" w14:textId="40D1CF08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2506558C" w14:textId="60991F04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7F0C9540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20C6BDB3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036842D7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51D8D82B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7B365B05" w14:textId="77777777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Выполнил:</w:t>
      </w:r>
    </w:p>
    <w:p w14:paraId="6F4ED1DD" w14:textId="599A619B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Студент гр.58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632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DD5FFA6" w14:textId="3653C635" w:rsidR="001632A7" w:rsidRPr="001632A7" w:rsidRDefault="001632A7" w:rsidP="001632A7">
      <w:pPr>
        <w:ind w:left="5404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Цуканов С.С.</w:t>
      </w:r>
    </w:p>
    <w:p w14:paraId="55BD6097" w14:textId="78C537D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2F602A" w14:textId="7777777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</w:p>
    <w:p w14:paraId="7D8906E4" w14:textId="77777777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F8FC39A" w14:textId="7B75EAAC" w:rsid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Ассистент кафедры КСУП</w:t>
      </w:r>
    </w:p>
    <w:p w14:paraId="049E21B3" w14:textId="681DA4C0" w:rsidR="001632A7" w:rsidRPr="001632A7" w:rsidRDefault="003914F4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</w:t>
      </w:r>
      <w:r w:rsidR="001632A7" w:rsidRPr="001632A7">
        <w:rPr>
          <w:rFonts w:ascii="Times New Roman" w:hAnsi="Times New Roman" w:cs="Times New Roman"/>
          <w:sz w:val="28"/>
          <w:szCs w:val="28"/>
        </w:rPr>
        <w:t>_______</w:t>
      </w:r>
    </w:p>
    <w:p w14:paraId="417F8BBF" w14:textId="289CC6D5" w:rsidR="003914F4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  <w:r w:rsidR="003914F4">
        <w:rPr>
          <w:rFonts w:ascii="Times New Roman" w:hAnsi="Times New Roman" w:cs="Times New Roman"/>
          <w:sz w:val="28"/>
          <w:szCs w:val="28"/>
        </w:rPr>
        <w:br w:type="page"/>
      </w:r>
    </w:p>
    <w:p w14:paraId="2184AE93" w14:textId="72155615" w:rsidR="001632A7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1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379451D9" w14:textId="5014D32A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CC266" w14:textId="2D496291" w:rsidR="007365D6" w:rsidRPr="007365D6" w:rsidRDefault="007365D6" w:rsidP="007365D6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65D6">
        <w:rPr>
          <w:rFonts w:ascii="Times New Roman" w:hAnsi="Times New Roman" w:cs="Times New Roman"/>
          <w:sz w:val="28"/>
          <w:szCs w:val="28"/>
        </w:rPr>
        <w:t>Лабораторная работа 25 с.,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365D6">
        <w:rPr>
          <w:rFonts w:ascii="Times New Roman" w:hAnsi="Times New Roman" w:cs="Times New Roman"/>
          <w:sz w:val="28"/>
          <w:szCs w:val="28"/>
        </w:rPr>
        <w:t xml:space="preserve"> рис.,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365D6">
        <w:rPr>
          <w:rFonts w:ascii="Times New Roman" w:hAnsi="Times New Roman" w:cs="Times New Roman"/>
          <w:sz w:val="28"/>
          <w:szCs w:val="28"/>
        </w:rPr>
        <w:t xml:space="preserve"> источник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365D6">
        <w:rPr>
          <w:rFonts w:ascii="Times New Roman" w:hAnsi="Times New Roman" w:cs="Times New Roman"/>
          <w:sz w:val="28"/>
          <w:szCs w:val="28"/>
        </w:rPr>
        <w:t>.</w:t>
      </w:r>
    </w:p>
    <w:p w14:paraId="0D0A78C8" w14:textId="425C1E35" w:rsidR="007365D6" w:rsidRPr="007365D6" w:rsidRDefault="007365D6" w:rsidP="007365D6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65D6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736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36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36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плагин</w:t>
      </w:r>
      <w:r w:rsidRPr="00736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САПР</w:t>
      </w:r>
      <w:r w:rsidRPr="007365D6">
        <w:rPr>
          <w:rFonts w:ascii="Times New Roman" w:hAnsi="Times New Roman" w:cs="Times New Roman"/>
          <w:sz w:val="28"/>
          <w:szCs w:val="28"/>
        </w:rPr>
        <w:t>,</w:t>
      </w:r>
      <w:r w:rsidRPr="00736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365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65C84D32" w14:textId="64BE285D" w:rsidR="007365D6" w:rsidRPr="007365D6" w:rsidRDefault="007365D6" w:rsidP="007365D6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65D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автоматизации проектирования модели </w:t>
      </w:r>
      <w:r>
        <w:rPr>
          <w:rFonts w:ascii="Times New Roman" w:hAnsi="Times New Roman" w:cs="Times New Roman"/>
          <w:sz w:val="28"/>
          <w:szCs w:val="28"/>
        </w:rPr>
        <w:t>настенных часов</w:t>
      </w:r>
      <w:r w:rsidRPr="007365D6">
        <w:rPr>
          <w:rFonts w:ascii="Times New Roman" w:hAnsi="Times New Roman" w:cs="Times New Roman"/>
          <w:sz w:val="28"/>
          <w:szCs w:val="28"/>
        </w:rPr>
        <w:t>.</w:t>
      </w:r>
    </w:p>
    <w:p w14:paraId="49F5CA39" w14:textId="063B50FE" w:rsidR="003914F4" w:rsidRPr="00C17FC9" w:rsidRDefault="007365D6" w:rsidP="00C17FC9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65D6">
        <w:rPr>
          <w:rFonts w:ascii="Times New Roman" w:hAnsi="Times New Roman" w:cs="Times New Roman"/>
          <w:sz w:val="28"/>
          <w:szCs w:val="28"/>
        </w:rPr>
        <w:t xml:space="preserve">Результатом работы является плагин, осуществляющий построение </w:t>
      </w:r>
      <w:r>
        <w:rPr>
          <w:rFonts w:ascii="Times New Roman" w:hAnsi="Times New Roman" w:cs="Times New Roman"/>
          <w:sz w:val="28"/>
          <w:szCs w:val="28"/>
        </w:rPr>
        <w:t xml:space="preserve">настенных часов </w:t>
      </w:r>
      <w:r w:rsidRPr="007365D6">
        <w:rPr>
          <w:rFonts w:ascii="Times New Roman" w:hAnsi="Times New Roman" w:cs="Times New Roman"/>
          <w:sz w:val="28"/>
          <w:szCs w:val="28"/>
        </w:rPr>
        <w:t xml:space="preserve">по заданным </w:t>
      </w:r>
      <w:r>
        <w:rPr>
          <w:rFonts w:ascii="Times New Roman" w:hAnsi="Times New Roman" w:cs="Times New Roman"/>
          <w:sz w:val="28"/>
          <w:szCs w:val="28"/>
        </w:rPr>
        <w:t xml:space="preserve">входным </w:t>
      </w:r>
      <w:r w:rsidRPr="007365D6">
        <w:rPr>
          <w:rFonts w:ascii="Times New Roman" w:hAnsi="Times New Roman" w:cs="Times New Roman"/>
          <w:sz w:val="28"/>
          <w:szCs w:val="28"/>
        </w:rPr>
        <w:t>параметрам.</w:t>
      </w:r>
    </w:p>
    <w:p w14:paraId="5E46EA3C" w14:textId="6194EB04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8F5E3" w14:textId="57CDBB7D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E82D4" w14:textId="7E0DBF60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3C733" w14:textId="24ADDD26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9CAC1" w14:textId="3BB420A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6B9DC" w14:textId="0224F010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A3FB2" w14:textId="300A7E1D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4DEFA" w14:textId="338C3751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32E0E4" w14:textId="51B6E4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25051001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6D3C7546" w14:textId="29F7E4D1" w:rsidR="00E55726" w:rsidRPr="00E55726" w:rsidRDefault="00E55726" w:rsidP="00E55726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B65F81C" w14:textId="02B3D60F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557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57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57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97331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_Toc153997331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C3145" w14:textId="3422BAB7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2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ЗАДАЧИ И АНАЛИЗ ЗАДАЧИ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_Toc153997332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B21E0" w14:textId="6E6D84B2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3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_Toc153997333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F40F4" w14:textId="41436E3C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4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_Toc153997334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2B9B6C" w14:textId="001784B8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5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_Toc153997335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63C59" w14:textId="1AC20424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6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_Toc153997336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6126E" w14:textId="7974206C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7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_Toc153997337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DAF3F" w14:textId="023E624A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8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 ОПИСАНИЕ ПРОГРАММЫ ДЛЯ ПОЛЬЗОВАТЕЛЯ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_Toc153997338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8E0F3" w14:textId="531B19D8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39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_Toc153997339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A94AF" w14:textId="1FE24676" w:rsidR="00E55726" w:rsidRPr="00E55726" w:rsidRDefault="00E55726" w:rsidP="00E5572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40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_Toc153997340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6BF36" w14:textId="73B924C7" w:rsidR="00E55726" w:rsidRPr="00E55726" w:rsidRDefault="00E55726" w:rsidP="00E5572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41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_Toc153997341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258F3" w14:textId="550321AB" w:rsidR="00E55726" w:rsidRPr="00E55726" w:rsidRDefault="00E55726" w:rsidP="00E5572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42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тестирования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_Toc153997342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B566A" w14:textId="2494DCF2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43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_Toc153997343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F0F54" w14:textId="1CA62B9A" w:rsidR="00E55726" w:rsidRPr="00E55726" w:rsidRDefault="00E55726" w:rsidP="00E5572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97344" w:history="1">
            <w:r w:rsidRPr="00E55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_Toc153997344 \h </w:instrTex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55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E17C" w14:textId="3952A943" w:rsidR="00E55726" w:rsidRPr="00E55726" w:rsidRDefault="00E55726" w:rsidP="00E5572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557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68CF99" w14:textId="7FF11D42" w:rsidR="003914F4" w:rsidRPr="00E55726" w:rsidRDefault="003914F4" w:rsidP="00E557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C76C5" w14:textId="73653EE7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B0DDF" w14:textId="24BFD1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4B26D" w14:textId="13CDEFC5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408E5" w14:textId="2486191A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DC11A" w14:textId="3E65E74D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73B2E" w14:textId="2156351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09ED6" w14:textId="611A3089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D974C" w14:textId="2611F80D" w:rsidR="003914F4" w:rsidRDefault="003914F4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E237A5" w14:textId="61B88EC1" w:rsidR="003914F4" w:rsidRPr="00E55726" w:rsidRDefault="00B3602B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997331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ВВЕДЕНИЕ</w:t>
      </w:r>
      <w:bookmarkEnd w:id="0"/>
    </w:p>
    <w:p w14:paraId="00496998" w14:textId="1B6499C7" w:rsidR="00B3602B" w:rsidRDefault="00B3602B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C2B8D" w14:textId="775AA9BC" w:rsidR="00B3602B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САПР (Системы автоматизированного проектирования) – позволяют быстро и без затрат спроектировать некоторую систему, что играет огромную роль в развитии моделирования и проектирования в целом. В настоящий момент данные системы позволяют создавать все более и более сложные модели, воспроизводить сложные инженерные расчеты, что экономит силы, время и деньги у их пользователей (инженеров, проектировщиков, архитекторов и т.д.). </w:t>
      </w:r>
    </w:p>
    <w:p w14:paraId="6C2E9671" w14:textId="0C8EA18D" w:rsidR="005E51ED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целью данной работы является разработка плагина (расширения)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0B2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», который позволяет строить настенные часы по заданным параметрам.</w:t>
      </w:r>
      <w:r w:rsidR="005E51ED">
        <w:rPr>
          <w:rFonts w:ascii="Times New Roman" w:hAnsi="Times New Roman" w:cs="Times New Roman"/>
          <w:sz w:val="28"/>
          <w:szCs w:val="28"/>
        </w:rPr>
        <w:t xml:space="preserve"> Необходимый стек технологий для разработки плагина является: среда разработки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2022, </w:t>
      </w:r>
      <w:r w:rsidR="005E51E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#, </w:t>
      </w:r>
      <w:r w:rsidR="005E51ED">
        <w:rPr>
          <w:rFonts w:ascii="Times New Roman" w:hAnsi="Times New Roman" w:cs="Times New Roman"/>
          <w:sz w:val="28"/>
          <w:szCs w:val="28"/>
        </w:rPr>
        <w:t xml:space="preserve">и фреймворк 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</w:rPr>
        <w:br w:type="page"/>
      </w:r>
    </w:p>
    <w:p w14:paraId="56D865A1" w14:textId="4413234B" w:rsidR="000B27D6" w:rsidRPr="00E55726" w:rsidRDefault="005E51ED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997332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ЗАДАЧИ</w:t>
      </w:r>
      <w:r w:rsidR="000D3F4B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АНАЛИЗ ЗАДАЧИ</w:t>
      </w:r>
      <w:bookmarkEnd w:id="1"/>
    </w:p>
    <w:p w14:paraId="41139C40" w14:textId="285E20EA" w:rsidR="005E51ED" w:rsidRDefault="005E51ED" w:rsidP="005E51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6ABB7" w14:textId="77777777" w:rsidR="000D3F4B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плагин к САПР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5E5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создавать модель настенных часов по входным параметрам. </w:t>
      </w:r>
    </w:p>
    <w:p w14:paraId="3E21666F" w14:textId="4CD39013" w:rsidR="005E51ED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предназначены для показа времени, являются частью интерьера домов,</w:t>
      </w:r>
      <w:r w:rsidR="005F21DD">
        <w:rPr>
          <w:rFonts w:ascii="Times New Roman" w:hAnsi="Times New Roman" w:cs="Times New Roman"/>
          <w:sz w:val="28"/>
          <w:szCs w:val="28"/>
        </w:rPr>
        <w:t xml:space="preserve"> офисов,</w:t>
      </w:r>
      <w:r>
        <w:rPr>
          <w:rFonts w:ascii="Times New Roman" w:hAnsi="Times New Roman" w:cs="Times New Roman"/>
          <w:sz w:val="28"/>
          <w:szCs w:val="28"/>
        </w:rPr>
        <w:t xml:space="preserve"> рабочих помещений и т.п.</w:t>
      </w:r>
      <w:r w:rsidR="000D3F4B">
        <w:rPr>
          <w:rFonts w:ascii="Times New Roman" w:hAnsi="Times New Roman" w:cs="Times New Roman"/>
          <w:sz w:val="28"/>
          <w:szCs w:val="28"/>
        </w:rPr>
        <w:t xml:space="preserve"> Тем самым, исходя из технического задания, требуется вручную задавать радиус циферблата, ширину бортика часов, высоту бортика, вырез по периметру бортика, длину стрелок часов и минут. Так же предусмотреть возможность отображать только риски часов или часов и минут вместе.</w:t>
      </w:r>
    </w:p>
    <w:p w14:paraId="5F6DD6FF" w14:textId="77777777" w:rsidR="005F21DD" w:rsidRDefault="000D3F4B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задачи необходимо было сначала </w:t>
      </w:r>
      <w:r w:rsidR="00D10014">
        <w:rPr>
          <w:rFonts w:ascii="Times New Roman" w:hAnsi="Times New Roman" w:cs="Times New Roman"/>
          <w:sz w:val="28"/>
          <w:szCs w:val="28"/>
        </w:rPr>
        <w:t xml:space="preserve">смоделировать настенные часы вручную, чтобы посмотреть какие параметры, операции и эскизы необходимы для построения. Самым главным и трудоемким было создать архитектуру плагина и изучить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</w:rPr>
        <w:t>к 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="00D10014">
        <w:rPr>
          <w:rFonts w:ascii="Times New Roman" w:hAnsi="Times New Roman" w:cs="Times New Roman"/>
          <w:sz w:val="28"/>
          <w:szCs w:val="28"/>
        </w:rPr>
        <w:t xml:space="preserve">».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– </w:t>
      </w:r>
      <w:r w:rsidR="00D10014">
        <w:rPr>
          <w:rFonts w:ascii="Times New Roman" w:hAnsi="Times New Roman" w:cs="Times New Roman"/>
          <w:sz w:val="28"/>
          <w:szCs w:val="28"/>
        </w:rPr>
        <w:t>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10014">
        <w:rPr>
          <w:rFonts w:ascii="Times New Roman" w:hAnsi="Times New Roman" w:cs="Times New Roman"/>
          <w:sz w:val="28"/>
          <w:szCs w:val="28"/>
        </w:rPr>
        <w:t>»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- </w:t>
      </w:r>
      <w:r w:rsidR="00D10014">
        <w:rPr>
          <w:rFonts w:ascii="Times New Roman" w:hAnsi="Times New Roman" w:cs="Times New Roman"/>
          <w:sz w:val="28"/>
          <w:szCs w:val="28"/>
        </w:rPr>
        <w:t>программный интерфейс, описывающий набор способов и правил взаимодействия одной программы с другой.</w:t>
      </w:r>
      <w:r w:rsidR="005F21DD">
        <w:rPr>
          <w:rFonts w:ascii="Times New Roman" w:hAnsi="Times New Roman" w:cs="Times New Roman"/>
          <w:sz w:val="28"/>
          <w:szCs w:val="28"/>
        </w:rPr>
        <w:br w:type="page"/>
      </w:r>
    </w:p>
    <w:p w14:paraId="34BF2EB2" w14:textId="3A0F493F" w:rsidR="000D3F4B" w:rsidRPr="00E55726" w:rsidRDefault="005F21DD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997333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2"/>
    </w:p>
    <w:p w14:paraId="7779C3A9" w14:textId="15541911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5F97" w14:textId="4C12F344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– являются частью интерьера домов, офисов и людских помещений, главный функционал которых – показ времени. Модель часов с различными ее параметрами показана на рисунке 3.1.</w:t>
      </w:r>
    </w:p>
    <w:p w14:paraId="0E0B60E8" w14:textId="079852A3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4F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E2610" wp14:editId="37D6ECFC">
            <wp:extent cx="5201376" cy="4286848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6E298" w14:textId="77D6C7C2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часов с изменяемыми параметрами</w:t>
      </w:r>
    </w:p>
    <w:p w14:paraId="05BA5CDC" w14:textId="59890F4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28AC4" w14:textId="77777777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AA1">
        <w:rPr>
          <w:rFonts w:ascii="Times New Roman" w:hAnsi="Times New Roman" w:cs="Times New Roman"/>
          <w:sz w:val="28"/>
          <w:szCs w:val="28"/>
        </w:rPr>
        <w:t xml:space="preserve">Изменяемые параметры для плагина (также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655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обозначений </w:t>
      </w:r>
      <w:r w:rsidRPr="00655AA1">
        <w:rPr>
          <w:rFonts w:ascii="Times New Roman" w:hAnsi="Times New Roman" w:cs="Times New Roman"/>
          <w:sz w:val="28"/>
          <w:szCs w:val="28"/>
        </w:rPr>
        <w:t>показаны на рис. 2.1):</w:t>
      </w:r>
    </w:p>
    <w:p w14:paraId="459276FE" w14:textId="77777777" w:rsidR="005F21DD" w:rsidRPr="00655AA1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0B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радиус циферблата</w:t>
      </w:r>
      <w:r w:rsidRPr="00500BC1">
        <w:rPr>
          <w:rFonts w:ascii="Times New Roman" w:hAnsi="Times New Roman" w:cs="Times New Roman"/>
          <w:sz w:val="28"/>
          <w:szCs w:val="28"/>
        </w:rPr>
        <w:t xml:space="preserve"> (100</w:t>
      </w:r>
      <w:r>
        <w:rPr>
          <w:rFonts w:ascii="Times New Roman" w:hAnsi="Times New Roman" w:cs="Times New Roman"/>
          <w:sz w:val="28"/>
          <w:szCs w:val="28"/>
        </w:rPr>
        <w:t>мм – 200мм</w:t>
      </w:r>
      <w:r w:rsidRPr="00500BC1">
        <w:rPr>
          <w:rFonts w:ascii="Times New Roman" w:hAnsi="Times New Roman" w:cs="Times New Roman"/>
          <w:sz w:val="28"/>
          <w:szCs w:val="28"/>
        </w:rPr>
        <w:t>);</w:t>
      </w:r>
    </w:p>
    <w:p w14:paraId="1EEBB66F" w14:textId="77777777" w:rsidR="005F21DD" w:rsidRPr="00D1546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длина минутной стрелки</w:t>
      </w:r>
      <w:commentRangeStart w:id="3"/>
      <w:commentRangeStart w:id="4"/>
      <w:commentRangeStart w:id="5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/2 + 4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1&lt;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>-2;</w:t>
      </w:r>
      <w:commentRangeEnd w:id="3"/>
      <w:r>
        <w:rPr>
          <w:rStyle w:val="a8"/>
        </w:rPr>
        <w:commentReference w:id="3"/>
      </w:r>
      <w:commentRangeEnd w:id="4"/>
      <w:r>
        <w:rPr>
          <w:rStyle w:val="a8"/>
        </w:rPr>
        <w:commentReference w:id="4"/>
      </w:r>
      <w:commentRangeEnd w:id="5"/>
      <w:r>
        <w:rPr>
          <w:rStyle w:val="a8"/>
        </w:rPr>
        <w:commentReference w:id="5"/>
      </w:r>
    </w:p>
    <w:p w14:paraId="53C270BA" w14:textId="77777777" w:rsidR="005F21DD" w:rsidRPr="00C619C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длина часовой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/5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>1/2;</w:t>
      </w:r>
    </w:p>
    <w:p w14:paraId="656B7672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секундной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1/2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>1-4;</w:t>
      </w:r>
    </w:p>
    <w:p w14:paraId="66ABDC50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ширина бортика (30мм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6A2FCE4A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выступ бортика над циферблатом (глубина) (20мм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4709D5EF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commentRangeStart w:id="6"/>
      <w:commentRangeStart w:id="7"/>
      <w:r>
        <w:rPr>
          <w:rFonts w:ascii="Times New Roman" w:hAnsi="Times New Roman" w:cs="Times New Roman"/>
          <w:sz w:val="28"/>
          <w:szCs w:val="28"/>
        </w:rPr>
        <w:t>Показывание только часов или часов и минут вместе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5F60FEA0" w14:textId="77777777" w:rsidR="005F21DD" w:rsidRPr="008F221C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Вырез по периметру бортика, который задается малым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виде окружности, максимальный размер малого радиуса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в окружность циферблата может войти 2 окружности выреза, количество вырезов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743C6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proofErr w:type="spellStart"/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proofErr w:type="spellEnd"/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), при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, получится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k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3,14 / 1,57 </w:t>
      </w:r>
      <w:r w:rsidRPr="008F221C">
        <w:rPr>
          <w:rFonts w:ascii="Arial" w:hAnsi="Arial" w:cs="Arial"/>
          <w:sz w:val="30"/>
          <w:szCs w:val="30"/>
        </w:rPr>
        <w:t xml:space="preserve">≈ </w:t>
      </w:r>
      <w:r w:rsidRPr="008F221C">
        <w:rPr>
          <w:rFonts w:ascii="Times New Roman" w:hAnsi="Times New Roman" w:cs="Times New Roman"/>
          <w:sz w:val="28"/>
          <w:szCs w:val="28"/>
        </w:rPr>
        <w:t xml:space="preserve">2. Но надо и учитывать, что тогда вырезы перекроют циферблат, следовательно у нас малый радиус выреза должен ограничиваться шириной бортика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 xml:space="preserve">. 0 &lt;=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21C">
        <w:rPr>
          <w:rFonts w:ascii="Times New Roman" w:hAnsi="Times New Roman" w:cs="Times New Roman"/>
          <w:sz w:val="28"/>
          <w:szCs w:val="28"/>
        </w:rPr>
        <w:t xml:space="preserve">  &lt;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>;</w:t>
      </w:r>
    </w:p>
    <w:p w14:paraId="271520EF" w14:textId="6C6BE976" w:rsidR="009D7F66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ins w:id="8" w:author="Семен Цуканов" w:date="2023-12-13T00:00:00Z"/>
          <w:rFonts w:ascii="Times New Roman" w:hAnsi="Times New Roman" w:cs="Times New Roman"/>
          <w:sz w:val="30"/>
          <w:szCs w:val="30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Так же можно задать и вручную количество этих самых вырезов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, которое ограничивается зависимостью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221C">
        <w:rPr>
          <w:rFonts w:ascii="Times New Roman" w:hAnsi="Times New Roman" w:cs="Times New Roman"/>
          <w:sz w:val="28"/>
          <w:szCs w:val="28"/>
        </w:rPr>
        <w:t>&lt; =</w:t>
      </w:r>
      <w:proofErr w:type="gramEnd"/>
      <w:r w:rsidRPr="008F221C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proofErr w:type="spellStart"/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proofErr w:type="spellEnd"/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>);</w:t>
      </w:r>
      <w:commentRangeEnd w:id="6"/>
      <w:r>
        <w:rPr>
          <w:rStyle w:val="a8"/>
        </w:rPr>
        <w:commentReference w:id="6"/>
      </w:r>
      <w:commentRangeEnd w:id="7"/>
      <w:r>
        <w:rPr>
          <w:rStyle w:val="a8"/>
        </w:rPr>
        <w:commentReference w:id="7"/>
      </w:r>
      <w:ins w:id="9" w:author="Семен Цуканов" w:date="2023-12-13T00:00:00Z">
        <w:r w:rsidR="009D7F66">
          <w:rPr>
            <w:rFonts w:ascii="Times New Roman" w:hAnsi="Times New Roman" w:cs="Times New Roman"/>
            <w:sz w:val="30"/>
            <w:szCs w:val="30"/>
          </w:rPr>
          <w:br w:type="page"/>
        </w:r>
      </w:ins>
    </w:p>
    <w:p w14:paraId="02E83CC5" w14:textId="7564C0EA" w:rsidR="005F21DD" w:rsidRDefault="009D7F66" w:rsidP="00E55726">
      <w:pPr>
        <w:pStyle w:val="a7"/>
        <w:spacing w:after="0" w:line="360" w:lineRule="auto"/>
        <w:ind w:left="709"/>
        <w:jc w:val="center"/>
        <w:outlineLvl w:val="0"/>
        <w:rPr>
          <w:ins w:id="10" w:author="Семен Цуканов" w:date="2023-12-13T00:01:00Z"/>
          <w:rFonts w:ascii="Times New Roman" w:hAnsi="Times New Roman" w:cs="Times New Roman"/>
          <w:b/>
          <w:bCs/>
          <w:sz w:val="28"/>
          <w:szCs w:val="28"/>
        </w:rPr>
      </w:pPr>
      <w:bookmarkStart w:id="11" w:name="_Toc153997334"/>
      <w:ins w:id="12" w:author="Семен Цуканов" w:date="2023-12-13T00:01:00Z">
        <w:r>
          <w:rPr>
            <w:rFonts w:ascii="Times New Roman" w:hAnsi="Times New Roman" w:cs="Times New Roman"/>
            <w:b/>
            <w:bCs/>
            <w:sz w:val="28"/>
            <w:szCs w:val="28"/>
          </w:rPr>
          <w:lastRenderedPageBreak/>
          <w:t>4 ВЫБОР ИНСТРУМЕНТОВ И СРЕДСТВ РЕАЛИЗАЦИИ</w:t>
        </w:r>
        <w:bookmarkEnd w:id="11"/>
      </w:ins>
    </w:p>
    <w:p w14:paraId="3549BF9A" w14:textId="694854AE" w:rsidR="009D7F66" w:rsidRDefault="009D7F66" w:rsidP="009D7F66">
      <w:pPr>
        <w:pStyle w:val="a7"/>
        <w:spacing w:after="0" w:line="360" w:lineRule="auto"/>
        <w:ind w:left="709"/>
        <w:jc w:val="center"/>
        <w:rPr>
          <w:ins w:id="13" w:author="Семен Цуканов" w:date="2023-12-13T00:01:00Z"/>
          <w:rFonts w:ascii="Times New Roman" w:hAnsi="Times New Roman" w:cs="Times New Roman"/>
          <w:b/>
          <w:bCs/>
          <w:sz w:val="28"/>
          <w:szCs w:val="28"/>
        </w:rPr>
      </w:pPr>
    </w:p>
    <w:p w14:paraId="16E579F8" w14:textId="0E3F5CBB" w:rsidR="009D7F66" w:rsidRDefault="009D7F66" w:rsidP="009D7F66">
      <w:pPr>
        <w:pStyle w:val="a7"/>
        <w:spacing w:after="0" w:line="360" w:lineRule="auto"/>
        <w:ind w:left="0" w:firstLine="709"/>
        <w:jc w:val="both"/>
        <w:rPr>
          <w:ins w:id="14" w:author="Семен Цуканов" w:date="2023-12-13T00:07:00Z"/>
          <w:rFonts w:ascii="Times New Roman" w:hAnsi="Times New Roman" w:cs="Times New Roman"/>
          <w:sz w:val="28"/>
          <w:szCs w:val="28"/>
        </w:rPr>
      </w:pPr>
      <w:ins w:id="15" w:author="Семен Цуканов" w:date="2023-12-13T00:03:00Z">
        <w:r>
          <w:rPr>
            <w:rFonts w:ascii="Times New Roman" w:hAnsi="Times New Roman" w:cs="Times New Roman"/>
            <w:sz w:val="28"/>
            <w:szCs w:val="28"/>
          </w:rPr>
          <w:t xml:space="preserve">Программа выполнена на языке программирования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9D7F66">
          <w:rPr>
            <w:rFonts w:ascii="Times New Roman" w:hAnsi="Times New Roman" w:cs="Times New Roman"/>
            <w:sz w:val="28"/>
            <w:szCs w:val="28"/>
            <w:rPrChange w:id="16" w:author="Семен Цуканов" w:date="2023-12-13T00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#, </w:t>
        </w:r>
        <w:r>
          <w:rPr>
            <w:rFonts w:ascii="Times New Roman" w:hAnsi="Times New Roman" w:cs="Times New Roman"/>
            <w:sz w:val="28"/>
            <w:szCs w:val="28"/>
          </w:rPr>
          <w:t>в среде интегрированной</w:t>
        </w:r>
      </w:ins>
      <w:ins w:id="17" w:author="Семен Цуканов" w:date="2023-12-13T00:04:00Z">
        <w:r>
          <w:rPr>
            <w:rFonts w:ascii="Times New Roman" w:hAnsi="Times New Roman" w:cs="Times New Roman"/>
            <w:sz w:val="28"/>
            <w:szCs w:val="28"/>
          </w:rPr>
          <w:t xml:space="preserve"> разработки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9D7F66">
          <w:rPr>
            <w:rFonts w:ascii="Times New Roman" w:hAnsi="Times New Roman" w:cs="Times New Roman"/>
            <w:sz w:val="28"/>
            <w:szCs w:val="28"/>
            <w:rPrChange w:id="18" w:author="Семен Цуканов" w:date="2023-12-13T00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Visual</w:t>
        </w:r>
        <w:r w:rsidRPr="009D7F66">
          <w:rPr>
            <w:rFonts w:ascii="Times New Roman" w:hAnsi="Times New Roman" w:cs="Times New Roman"/>
            <w:sz w:val="28"/>
            <w:szCs w:val="28"/>
            <w:rPrChange w:id="19" w:author="Семен Цуканов" w:date="2023-12-13T00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9D7F66">
          <w:rPr>
            <w:rFonts w:ascii="Times New Roman" w:hAnsi="Times New Roman" w:cs="Times New Roman"/>
            <w:sz w:val="28"/>
            <w:szCs w:val="28"/>
            <w:rPrChange w:id="20" w:author="Семен Цуканов" w:date="2023-12-13T00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2022 </w:t>
        </w:r>
      </w:ins>
      <w:ins w:id="21" w:author="Семен Цуканов" w:date="2023-12-13T00:05:00Z">
        <w:r>
          <w:rPr>
            <w:rFonts w:ascii="Times New Roman" w:hAnsi="Times New Roman" w:cs="Times New Roman"/>
            <w:sz w:val="28"/>
            <w:szCs w:val="28"/>
          </w:rPr>
          <w:t xml:space="preserve">с использованием фреймворка </w:t>
        </w:r>
        <w:r w:rsidRPr="009D7F66">
          <w:rPr>
            <w:rFonts w:ascii="Times New Roman" w:hAnsi="Times New Roman" w:cs="Times New Roman"/>
            <w:sz w:val="28"/>
            <w:szCs w:val="28"/>
            <w:rPrChange w:id="22" w:author="Семен Цуканов" w:date="2023-12-13T00:0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9D7F66">
          <w:rPr>
            <w:rFonts w:ascii="Times New Roman" w:hAnsi="Times New Roman" w:cs="Times New Roman"/>
            <w:sz w:val="28"/>
            <w:szCs w:val="28"/>
            <w:rPrChange w:id="23" w:author="Семен Цуканов" w:date="2023-12-13T00:0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9D7F66">
          <w:rPr>
            <w:rFonts w:ascii="Times New Roman" w:hAnsi="Times New Roman" w:cs="Times New Roman"/>
            <w:sz w:val="28"/>
            <w:szCs w:val="28"/>
            <w:rPrChange w:id="24" w:author="Семен Цуканов" w:date="2023-12-13T00:05:00Z">
              <w:rPr/>
            </w:rPrChange>
          </w:rPr>
          <w:t>Framework 4.7.2</w:t>
        </w:r>
      </w:ins>
      <w:ins w:id="25" w:author="Семен Цуканов" w:date="2023-12-13T00:06:00Z">
        <w:r w:rsidRPr="009D7F66">
          <w:rPr>
            <w:rFonts w:ascii="Times New Roman" w:hAnsi="Times New Roman" w:cs="Times New Roman"/>
            <w:sz w:val="28"/>
            <w:szCs w:val="28"/>
            <w:rPrChange w:id="26" w:author="Семен Цуканов" w:date="2023-12-13T00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. </w:t>
        </w:r>
        <w:proofErr w:type="gramStart"/>
        <w:r>
          <w:rPr>
            <w:rFonts w:ascii="Times New Roman" w:hAnsi="Times New Roman" w:cs="Times New Roman"/>
            <w:sz w:val="28"/>
            <w:szCs w:val="28"/>
          </w:rPr>
          <w:t xml:space="preserve">Библиотека  </w:t>
        </w:r>
      </w:ins>
      <w:ins w:id="27" w:author="Семен Цуканов" w:date="2023-12-13T00:07:00Z">
        <w:r>
          <w:rPr>
            <w:rFonts w:ascii="Times New Roman" w:hAnsi="Times New Roman" w:cs="Times New Roman"/>
            <w:sz w:val="28"/>
            <w:szCs w:val="28"/>
          </w:rPr>
          <w:t>для</w:t>
        </w:r>
        <w:proofErr w:type="gramEnd"/>
        <w:r>
          <w:rPr>
            <w:rFonts w:ascii="Times New Roman" w:hAnsi="Times New Roman" w:cs="Times New Roman"/>
            <w:sz w:val="28"/>
            <w:szCs w:val="28"/>
          </w:rPr>
          <w:t xml:space="preserve"> взаимодействия с САПР </w:t>
        </w:r>
      </w:ins>
      <w:ins w:id="28" w:author="Семен Цуканов" w:date="2023-12-13T00:06:00Z">
        <w:r>
          <w:rPr>
            <w:rFonts w:ascii="Times New Roman" w:hAnsi="Times New Roman" w:cs="Times New Roman"/>
            <w:sz w:val="28"/>
            <w:szCs w:val="28"/>
          </w:rPr>
          <w:t>- 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SolidWorks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</w:ins>
      <w:ins w:id="29" w:author="Семен Цуканов" w:date="2023-12-13T00:07:00Z">
        <w:r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10B3B90" w14:textId="77777777" w:rsidR="009D7F66" w:rsidRDefault="009D7F66" w:rsidP="009D7F66">
      <w:pPr>
        <w:ind w:firstLine="709"/>
        <w:rPr>
          <w:ins w:id="30" w:author="Семен Цуканов" w:date="2023-12-13T00:08:00Z"/>
          <w:rFonts w:ascii="Times New Roman" w:hAnsi="Times New Roman" w:cs="Times New Roman"/>
          <w:sz w:val="28"/>
          <w:szCs w:val="28"/>
        </w:rPr>
      </w:pPr>
      <w:ins w:id="31" w:author="Семен Цуканов" w:date="2023-12-13T00:07:00Z">
        <w:r w:rsidRPr="009D7F66">
          <w:rPr>
            <w:rFonts w:ascii="Times New Roman" w:hAnsi="Times New Roman" w:cs="Times New Roman"/>
            <w:sz w:val="28"/>
            <w:szCs w:val="28"/>
            <w:rPrChange w:id="32" w:author="Семен Цуканов" w:date="2023-12-13T00:07:00Z">
              <w:rPr/>
            </w:rPrChange>
          </w:rPr>
          <w:t xml:space="preserve">Инструментом тестирования и создания модульных тестов был выбран тестовый фреймворк </w:t>
        </w:r>
        <w:proofErr w:type="spellStart"/>
        <w:r w:rsidRPr="009D7F66">
          <w:rPr>
            <w:rFonts w:ascii="Times New Roman" w:hAnsi="Times New Roman" w:cs="Times New Roman"/>
            <w:sz w:val="28"/>
            <w:szCs w:val="28"/>
            <w:rPrChange w:id="33" w:author="Семен Цуканов" w:date="2023-12-13T00:07:00Z">
              <w:rPr/>
            </w:rPrChange>
          </w:rPr>
          <w:t>NUnit</w:t>
        </w:r>
        <w:proofErr w:type="spellEnd"/>
        <w:r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ED01E90" w14:textId="77777777" w:rsidR="009D7F66" w:rsidRDefault="009D7F66" w:rsidP="009D7F66">
      <w:pPr>
        <w:ind w:firstLine="709"/>
        <w:rPr>
          <w:ins w:id="34" w:author="Семен Цуканов" w:date="2023-12-13T00:08:00Z"/>
          <w:rFonts w:ascii="Times New Roman" w:hAnsi="Times New Roman" w:cs="Times New Roman"/>
          <w:sz w:val="28"/>
          <w:szCs w:val="28"/>
        </w:rPr>
      </w:pPr>
      <w:ins w:id="35" w:author="Семен Цуканов" w:date="2023-12-13T00:08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1ED26147" w14:textId="470C98DF" w:rsidR="009D7F66" w:rsidRPr="00E55726" w:rsidRDefault="009D7F66" w:rsidP="00E55726">
      <w:pPr>
        <w:pStyle w:val="1"/>
        <w:jc w:val="center"/>
        <w:rPr>
          <w:ins w:id="36" w:author="Семен Цуканов" w:date="2023-12-13T00:11:00Z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53997335"/>
      <w:ins w:id="38" w:author="Семен Цуканов" w:date="2023-12-13T00:08:00Z">
        <w:r w:rsidRPr="00E55726">
          <w:rPr>
            <w:rFonts w:ascii="Times New Roman" w:hAnsi="Times New Roman" w:cs="Times New Roman"/>
            <w:b/>
            <w:bCs/>
            <w:color w:val="auto"/>
            <w:sz w:val="28"/>
            <w:szCs w:val="28"/>
            <w:rPrChange w:id="39" w:author="Семен Цуканов" w:date="2023-12-13T00:0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5 НАЗНАЧЕНИЕ ПЛАГИНА</w:t>
        </w:r>
      </w:ins>
      <w:bookmarkEnd w:id="37"/>
    </w:p>
    <w:p w14:paraId="49517CC7" w14:textId="562CA8FF" w:rsidR="00BC4B55" w:rsidRDefault="00BC4B55" w:rsidP="009D7F66">
      <w:pPr>
        <w:spacing w:line="257" w:lineRule="auto"/>
        <w:jc w:val="center"/>
        <w:rPr>
          <w:ins w:id="40" w:author="Семен Цуканов" w:date="2023-12-13T00:11:00Z"/>
          <w:rFonts w:ascii="Times New Roman" w:hAnsi="Times New Roman" w:cs="Times New Roman"/>
          <w:b/>
          <w:bCs/>
          <w:sz w:val="28"/>
          <w:szCs w:val="28"/>
        </w:rPr>
      </w:pPr>
    </w:p>
    <w:p w14:paraId="0A5C1C27" w14:textId="6360E29F" w:rsidR="00BC4B55" w:rsidRDefault="00BC4B55" w:rsidP="00BC4B55">
      <w:pPr>
        <w:spacing w:after="0" w:line="360" w:lineRule="auto"/>
        <w:ind w:firstLine="709"/>
        <w:jc w:val="both"/>
        <w:rPr>
          <w:ins w:id="41" w:author="Семен Цуканов" w:date="2023-12-13T00:12:00Z"/>
          <w:rFonts w:ascii="Times New Roman" w:hAnsi="Times New Roman" w:cs="Times New Roman"/>
          <w:sz w:val="28"/>
          <w:szCs w:val="28"/>
        </w:rPr>
      </w:pPr>
      <w:ins w:id="42" w:author="Семен Цуканов" w:date="2023-12-13T00:11:00Z">
        <w:r>
          <w:rPr>
            <w:rFonts w:ascii="Times New Roman" w:hAnsi="Times New Roman" w:cs="Times New Roman"/>
            <w:sz w:val="28"/>
            <w:szCs w:val="28"/>
          </w:rPr>
          <w:t>Назначение данного плагина</w:t>
        </w:r>
      </w:ins>
      <w:r w:rsidR="00E5572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5726">
        <w:rPr>
          <w:rFonts w:ascii="Times New Roman" w:hAnsi="Times New Roman" w:cs="Times New Roman"/>
          <w:sz w:val="28"/>
          <w:szCs w:val="28"/>
        </w:rPr>
        <w:t>-</w:t>
      </w:r>
      <w:ins w:id="43" w:author="Семен Цуканов" w:date="2023-12-13T00:11:00Z">
        <w:r>
          <w:rPr>
            <w:rFonts w:ascii="Times New Roman" w:hAnsi="Times New Roman" w:cs="Times New Roman"/>
            <w:sz w:val="28"/>
            <w:szCs w:val="28"/>
          </w:rPr>
          <w:t xml:space="preserve"> это быстрое моделирование настенных часов разных параметров</w:t>
        </w:r>
        <w:proofErr w:type="gramEnd"/>
        <w:r>
          <w:rPr>
            <w:rFonts w:ascii="Times New Roman" w:hAnsi="Times New Roman" w:cs="Times New Roman"/>
            <w:sz w:val="28"/>
            <w:szCs w:val="28"/>
          </w:rPr>
          <w:t>, позволяющее посмотреть как будут выглядеть настенные часы при разных размерах и видах, задаваемых пользователем.</w:t>
        </w:r>
      </w:ins>
      <w:ins w:id="44" w:author="Семен Цуканов" w:date="2023-12-13T00:12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50D1E507" w14:textId="45F5BA7D" w:rsidR="00BC4B55" w:rsidRPr="00E55726" w:rsidRDefault="00BC4B55" w:rsidP="00E55726">
      <w:pPr>
        <w:pStyle w:val="1"/>
        <w:jc w:val="center"/>
        <w:rPr>
          <w:ins w:id="45" w:author="Семен Цуканов" w:date="2023-12-13T00:12:00Z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53997336"/>
      <w:ins w:id="47" w:author="Семен Цуканов" w:date="2023-12-13T00:12:00Z">
        <w:r w:rsidRPr="00E55726">
          <w:rPr>
            <w:rFonts w:ascii="Times New Roman" w:hAnsi="Times New Roman" w:cs="Times New Roman"/>
            <w:b/>
            <w:bCs/>
            <w:color w:val="auto"/>
            <w:sz w:val="28"/>
            <w:szCs w:val="28"/>
          </w:rPr>
          <w:lastRenderedPageBreak/>
          <w:t>6 ОБЗОР АНАЛОГОВ</w:t>
        </w:r>
        <w:bookmarkEnd w:id="46"/>
      </w:ins>
    </w:p>
    <w:p w14:paraId="7F0028BF" w14:textId="44281156" w:rsidR="00BC4B55" w:rsidRDefault="00BC4B55" w:rsidP="00BC4B55">
      <w:pPr>
        <w:spacing w:after="0" w:line="360" w:lineRule="auto"/>
        <w:jc w:val="center"/>
        <w:rPr>
          <w:ins w:id="48" w:author="Семен Цуканов" w:date="2023-12-13T00:12:00Z"/>
          <w:rFonts w:ascii="Times New Roman" w:hAnsi="Times New Roman" w:cs="Times New Roman"/>
          <w:b/>
          <w:bCs/>
          <w:sz w:val="28"/>
          <w:szCs w:val="28"/>
        </w:rPr>
      </w:pPr>
    </w:p>
    <w:p w14:paraId="46BD44C3" w14:textId="77777777" w:rsidR="00BC4B55" w:rsidRPr="00A00F7E" w:rsidRDefault="00BC4B55" w:rsidP="00BC4B55">
      <w:pPr>
        <w:pStyle w:val="a7"/>
        <w:spacing w:after="0" w:line="360" w:lineRule="auto"/>
        <w:ind w:left="0"/>
        <w:jc w:val="center"/>
        <w:rPr>
          <w:ins w:id="49" w:author="Семен Цуканов" w:date="2023-12-13T00:13:00Z"/>
          <w:rFonts w:ascii="Times New Roman" w:hAnsi="Times New Roman" w:cs="Times New Roman"/>
          <w:sz w:val="28"/>
          <w:szCs w:val="28"/>
        </w:rPr>
      </w:pPr>
      <w:ins w:id="50" w:author="Семен Цуканов" w:date="2023-12-13T00:13:00Z">
        <w:r>
          <w:rPr>
            <w:rFonts w:ascii="Times New Roman" w:hAnsi="Times New Roman" w:cs="Times New Roman"/>
            <w:b/>
            <w:bCs/>
            <w:sz w:val="28"/>
            <w:szCs w:val="28"/>
          </w:rPr>
          <w:t>«Редуктор – 3</w:t>
        </w:r>
        <w:r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D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V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>2.3</w: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t>»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для Компас 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</w:ins>
    </w:p>
    <w:p w14:paraId="6603C4A7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ins w:id="51" w:author="Семен Цуканов" w:date="2023-12-13T00:13:00Z"/>
          <w:rFonts w:ascii="Times New Roman" w:hAnsi="Times New Roman" w:cs="Times New Roman"/>
          <w:sz w:val="28"/>
          <w:szCs w:val="28"/>
        </w:rPr>
      </w:pPr>
    </w:p>
    <w:p w14:paraId="399C3660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52" w:author="Семен Цуканов" w:date="2023-12-13T00:13:00Z"/>
          <w:rFonts w:ascii="Times New Roman" w:hAnsi="Times New Roman" w:cs="Times New Roman"/>
          <w:sz w:val="28"/>
          <w:szCs w:val="28"/>
        </w:rPr>
      </w:pPr>
      <w:ins w:id="53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Данный плагин косвенно похож на разрабатываемый плагин. Суть его заключается в том, что это отдельное приложение, использующее </w:t>
        </w:r>
        <w:proofErr w:type="gramStart"/>
        <w:r>
          <w:rPr>
            <w:rFonts w:ascii="Times New Roman" w:hAnsi="Times New Roman" w:cs="Times New Roman"/>
            <w:sz w:val="28"/>
            <w:szCs w:val="28"/>
            <w:lang w:val="en-US"/>
          </w:rPr>
          <w:t>API</w:t>
        </w:r>
        <w:r w:rsidRPr="00A00F7E">
          <w:rPr>
            <w:rFonts w:ascii="Times New Roman" w:hAnsi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 xml:space="preserve"> САПР</w:t>
        </w:r>
        <w:proofErr w:type="gramEnd"/>
        <w:r>
          <w:rPr>
            <w:rFonts w:ascii="Times New Roman" w:hAnsi="Times New Roman" w:cs="Times New Roman"/>
            <w:sz w:val="28"/>
            <w:szCs w:val="28"/>
          </w:rPr>
          <w:t xml:space="preserve"> Компас3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>, для построения редуктора по заданным параметрам.</w:t>
        </w:r>
      </w:ins>
    </w:p>
    <w:p w14:paraId="38DED672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54" w:author="Семен Цуканов" w:date="2023-12-13T00:13:00Z"/>
          <w:rFonts w:ascii="Times New Roman" w:hAnsi="Times New Roman" w:cs="Times New Roman"/>
          <w:sz w:val="28"/>
          <w:szCs w:val="28"/>
        </w:rPr>
      </w:pPr>
      <w:ins w:id="55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Задаваемые параметры:</w:t>
        </w:r>
      </w:ins>
    </w:p>
    <w:p w14:paraId="57D59786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56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57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вращающий момент на ведомом валу редуктора;</w:t>
        </w:r>
      </w:ins>
    </w:p>
    <w:p w14:paraId="3822CDCA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58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59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угловая скорость ведомого вала;</w:t>
        </w:r>
      </w:ins>
    </w:p>
    <w:p w14:paraId="2A3D9D9E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60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61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передаточное число редуктора;</w:t>
        </w:r>
      </w:ins>
    </w:p>
    <w:p w14:paraId="18D48B12" w14:textId="77777777" w:rsidR="00BC4B55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62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63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режим работы редуктора.</w:t>
        </w:r>
      </w:ins>
    </w:p>
    <w:p w14:paraId="2CE7EEC2" w14:textId="77777777" w:rsidR="00BC4B55" w:rsidRDefault="00BC4B55" w:rsidP="00BC4B55">
      <w:pPr>
        <w:spacing w:after="0" w:line="360" w:lineRule="auto"/>
        <w:jc w:val="both"/>
        <w:rPr>
          <w:ins w:id="64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F4B50" w14:textId="1311F924" w:rsidR="00BC4B55" w:rsidRPr="00A00F7E" w:rsidRDefault="00BC4B55" w:rsidP="00BC4B55">
      <w:pPr>
        <w:spacing w:after="0" w:line="360" w:lineRule="auto"/>
        <w:ind w:firstLine="709"/>
        <w:jc w:val="both"/>
        <w:rPr>
          <w:ins w:id="65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66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Скриншот пользовательского интерфейса представлен на рисунке</w:t>
        </w:r>
      </w:ins>
      <w:ins w:id="67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 6</w:t>
        </w:r>
      </w:ins>
      <w:ins w:id="68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  <w:ins w:id="69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1</w:t>
        </w:r>
      </w:ins>
      <w:ins w:id="70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</w:p>
    <w:p w14:paraId="3DB916CD" w14:textId="77777777" w:rsidR="00BC4B55" w:rsidRDefault="00BC4B55" w:rsidP="00BC4B55">
      <w:pPr>
        <w:spacing w:after="0" w:line="360" w:lineRule="auto"/>
        <w:jc w:val="center"/>
        <w:rPr>
          <w:ins w:id="71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72" w:author="Семен Цуканов" w:date="2023-12-13T00:13:00Z">
        <w:r>
          <w:rPr>
            <w:noProof/>
          </w:rPr>
          <w:drawing>
            <wp:inline distT="0" distB="0" distL="0" distR="0" wp14:anchorId="250990D2" wp14:editId="7B059CA8">
              <wp:extent cx="5940425" cy="4269740"/>
              <wp:effectExtent l="19050" t="19050" r="22225" b="1651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697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0AC8F0B" w14:textId="57C8E74D" w:rsidR="00BC4B55" w:rsidRPr="00A00F7E" w:rsidRDefault="00BC4B55" w:rsidP="00BC4B55">
      <w:pPr>
        <w:spacing w:after="0" w:line="360" w:lineRule="auto"/>
        <w:jc w:val="center"/>
        <w:rPr>
          <w:ins w:id="73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74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Рисунок </w:t>
        </w:r>
      </w:ins>
      <w:ins w:id="75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6</w:t>
        </w:r>
      </w:ins>
      <w:ins w:id="76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  <w:ins w:id="77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1</w:t>
        </w:r>
      </w:ins>
      <w:ins w:id="78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 – Пользовательский интерфейс программы «Редуктор-3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D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»</w:t>
        </w:r>
      </w:ins>
    </w:p>
    <w:p w14:paraId="76F840EE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79" w:author="Семен Цуканов" w:date="2023-12-13T00:13:00Z"/>
          <w:rFonts w:ascii="Times New Roman" w:hAnsi="Times New Roman" w:cs="Times New Roman"/>
          <w:sz w:val="28"/>
          <w:szCs w:val="28"/>
        </w:rPr>
      </w:pPr>
    </w:p>
    <w:p w14:paraId="2CDFE38C" w14:textId="7F9F50FA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80" w:author="Семен Цуканов" w:date="2023-12-13T00:13:00Z"/>
          <w:rFonts w:ascii="Times New Roman" w:hAnsi="Times New Roman" w:cs="Times New Roman"/>
          <w:sz w:val="28"/>
          <w:szCs w:val="28"/>
        </w:rPr>
      </w:pPr>
      <w:ins w:id="81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lastRenderedPageBreak/>
          <w:t>По нажатию кнопки «Начать построение», приложение открывает Компас 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 xml:space="preserve"> и начинает построение редуктора. Пример построения показан на рисунке </w:t>
        </w:r>
      </w:ins>
      <w:ins w:id="82" w:author="Семен Цуканов" w:date="2023-12-13T00:23:00Z">
        <w:r w:rsidR="002E3A9A">
          <w:rPr>
            <w:rFonts w:ascii="Times New Roman" w:hAnsi="Times New Roman" w:cs="Times New Roman"/>
            <w:sz w:val="28"/>
            <w:szCs w:val="28"/>
          </w:rPr>
          <w:t>6</w:t>
        </w:r>
      </w:ins>
      <w:ins w:id="83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  <w:ins w:id="84" w:author="Семен Цуканов" w:date="2023-12-13T00:23:00Z">
        <w:r w:rsidR="002E3A9A">
          <w:rPr>
            <w:rFonts w:ascii="Times New Roman" w:hAnsi="Times New Roman" w:cs="Times New Roman"/>
            <w:sz w:val="28"/>
            <w:szCs w:val="28"/>
          </w:rPr>
          <w:t>2</w:t>
        </w:r>
      </w:ins>
      <w:ins w:id="85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24294542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ins w:id="86" w:author="Семен Цуканов" w:date="2023-12-13T00:13:00Z"/>
          <w:rFonts w:ascii="Times New Roman" w:hAnsi="Times New Roman" w:cs="Times New Roman"/>
          <w:sz w:val="28"/>
          <w:szCs w:val="28"/>
        </w:rPr>
      </w:pPr>
      <w:ins w:id="87" w:author="Семен Цуканов" w:date="2023-12-13T00:13:00Z">
        <w:r>
          <w:rPr>
            <w:noProof/>
          </w:rPr>
          <w:drawing>
            <wp:inline distT="0" distB="0" distL="0" distR="0" wp14:anchorId="2157C71A" wp14:editId="3F7E03D7">
              <wp:extent cx="5940425" cy="4185920"/>
              <wp:effectExtent l="19050" t="19050" r="22225" b="2413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8592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E52AED2" w14:textId="5F065833" w:rsidR="00BC4B55" w:rsidRDefault="00BC4B55" w:rsidP="00BC4B55">
      <w:pPr>
        <w:pStyle w:val="a7"/>
        <w:spacing w:after="0" w:line="360" w:lineRule="auto"/>
        <w:ind w:left="0"/>
        <w:jc w:val="center"/>
        <w:rPr>
          <w:ins w:id="88" w:author="Семен Цуканов" w:date="2023-12-13T00:14:00Z"/>
          <w:rFonts w:ascii="Times New Roman" w:hAnsi="Times New Roman" w:cs="Times New Roman"/>
          <w:sz w:val="28"/>
          <w:szCs w:val="28"/>
        </w:rPr>
      </w:pPr>
      <w:ins w:id="89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90" w:author="Семен Цуканов" w:date="2023-12-13T00:24:00Z">
        <w:r w:rsidR="002E3A9A">
          <w:rPr>
            <w:rFonts w:ascii="Times New Roman" w:hAnsi="Times New Roman" w:cs="Times New Roman"/>
            <w:sz w:val="28"/>
            <w:szCs w:val="28"/>
          </w:rPr>
          <w:t>6</w:t>
        </w:r>
      </w:ins>
      <w:ins w:id="91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  <w:ins w:id="92" w:author="Семен Цуканов" w:date="2023-12-13T00:24:00Z">
        <w:r w:rsidR="002E3A9A">
          <w:rPr>
            <w:rFonts w:ascii="Times New Roman" w:hAnsi="Times New Roman" w:cs="Times New Roman"/>
            <w:sz w:val="28"/>
            <w:szCs w:val="28"/>
          </w:rPr>
          <w:t>2</w:t>
        </w:r>
      </w:ins>
      <w:ins w:id="93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 – Построенный редуктор из плагина «Редуктор-3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</w:ins>
      <w:ins w:id="94" w:author="Семен Цуканов" w:date="2023-12-13T00:14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029CDD99" w14:textId="07A050AD" w:rsidR="00BC4B55" w:rsidRPr="002E3A9A" w:rsidRDefault="002E3A9A" w:rsidP="00E55726">
      <w:pPr>
        <w:pStyle w:val="a7"/>
        <w:spacing w:after="0" w:line="360" w:lineRule="auto"/>
        <w:ind w:left="0"/>
        <w:jc w:val="center"/>
        <w:outlineLvl w:val="0"/>
        <w:rPr>
          <w:ins w:id="95" w:author="Семен Цуканов" w:date="2023-12-13T00:13:00Z"/>
          <w:rFonts w:ascii="Times New Roman" w:hAnsi="Times New Roman" w:cs="Times New Roman"/>
          <w:b/>
          <w:bCs/>
          <w:sz w:val="28"/>
          <w:szCs w:val="28"/>
          <w:rPrChange w:id="96" w:author="Семен Цуканов" w:date="2023-12-13T00:24:00Z">
            <w:rPr>
              <w:ins w:id="97" w:author="Семен Цуканов" w:date="2023-12-13T00:13:00Z"/>
              <w:rFonts w:ascii="Times New Roman" w:hAnsi="Times New Roman" w:cs="Times New Roman"/>
              <w:sz w:val="28"/>
              <w:szCs w:val="28"/>
            </w:rPr>
          </w:rPrChange>
        </w:rPr>
      </w:pPr>
      <w:bookmarkStart w:id="98" w:name="_Toc153997337"/>
      <w:ins w:id="99" w:author="Семен Цуканов" w:date="2023-12-13T00:24:00Z">
        <w:r w:rsidRPr="002E3A9A">
          <w:rPr>
            <w:rFonts w:ascii="Times New Roman" w:hAnsi="Times New Roman" w:cs="Times New Roman"/>
            <w:b/>
            <w:bCs/>
            <w:sz w:val="28"/>
            <w:szCs w:val="28"/>
            <w:rPrChange w:id="100" w:author="Семен Цуканов" w:date="2023-12-13T00:24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7 ОПИСАНИЕ РЕАЛИЗАЦИИ</w:t>
        </w:r>
      </w:ins>
      <w:bookmarkEnd w:id="98"/>
    </w:p>
    <w:p w14:paraId="502DE416" w14:textId="726DA59E" w:rsidR="00BC4B55" w:rsidRDefault="00BC4B55" w:rsidP="00BC4B55">
      <w:pPr>
        <w:spacing w:after="0" w:line="360" w:lineRule="auto"/>
        <w:ind w:firstLine="709"/>
        <w:jc w:val="both"/>
        <w:rPr>
          <w:ins w:id="101" w:author="Семен Цуканов" w:date="2023-12-13T00:24:00Z"/>
          <w:rFonts w:ascii="Times New Roman" w:hAnsi="Times New Roman" w:cs="Times New Roman"/>
          <w:b/>
          <w:bCs/>
          <w:sz w:val="28"/>
          <w:szCs w:val="28"/>
        </w:rPr>
      </w:pPr>
    </w:p>
    <w:p w14:paraId="7377A5CB" w14:textId="65779772" w:rsidR="002E4AEC" w:rsidRDefault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графической модели проекта был использован 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37F9CE3A" w14:textId="662EB331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7339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proofErr w:type="gramEnd"/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289D5590" w14:textId="4781EDB5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Конечная диаграмма классов с использованием стандарта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 на рисунке 7.1.</w:t>
      </w:r>
    </w:p>
    <w:p w14:paraId="30E41321" w14:textId="535B3053" w:rsidR="00173390" w:rsidRDefault="00173390" w:rsidP="00173390">
      <w:pPr>
        <w:pStyle w:val="ab"/>
        <w:jc w:val="center"/>
      </w:pPr>
      <w:r>
        <w:rPr>
          <w:noProof/>
        </w:rPr>
        <w:drawing>
          <wp:inline distT="0" distB="0" distL="0" distR="0" wp14:anchorId="39EF6AE1" wp14:editId="56A3575B">
            <wp:extent cx="6083729" cy="4513860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48" cy="451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9BA10" w14:textId="25CB8E9D" w:rsidR="00173390" w:rsidRDefault="00173390" w:rsidP="00173390">
      <w:pPr>
        <w:pStyle w:val="ab"/>
        <w:jc w:val="center"/>
        <w:rPr>
          <w:sz w:val="28"/>
          <w:szCs w:val="28"/>
        </w:rPr>
      </w:pPr>
      <w:r w:rsidRPr="00173390">
        <w:rPr>
          <w:sz w:val="28"/>
          <w:szCs w:val="28"/>
        </w:rPr>
        <w:t>Рисунок 7.1 – итоговая диаграмма классов проекта</w:t>
      </w:r>
    </w:p>
    <w:p w14:paraId="0D2AE1F9" w14:textId="412BC521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47365B41" w14:textId="5754C1CD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разработки </w:t>
      </w:r>
      <w:r w:rsidR="00C57736">
        <w:rPr>
          <w:sz w:val="28"/>
          <w:szCs w:val="28"/>
        </w:rPr>
        <w:t xml:space="preserve">проекта, была добавлена еще одна сущность к диаграмме классов – </w:t>
      </w:r>
      <w:proofErr w:type="spellStart"/>
      <w:r w:rsidR="00C57736" w:rsidRPr="00C57736">
        <w:rPr>
          <w:b/>
          <w:bCs/>
          <w:sz w:val="28"/>
          <w:szCs w:val="28"/>
          <w:lang w:val="en-US"/>
        </w:rPr>
        <w:t>ICADWrapper</w:t>
      </w:r>
      <w:proofErr w:type="spellEnd"/>
      <w:r w:rsidR="00C57736" w:rsidRPr="00C57736">
        <w:rPr>
          <w:sz w:val="28"/>
          <w:szCs w:val="28"/>
        </w:rPr>
        <w:t xml:space="preserve">. </w:t>
      </w:r>
      <w:proofErr w:type="spellStart"/>
      <w:r w:rsidR="00C57736" w:rsidRPr="00C57736">
        <w:rPr>
          <w:b/>
          <w:bCs/>
          <w:sz w:val="28"/>
          <w:szCs w:val="28"/>
          <w:lang w:val="en-US"/>
        </w:rPr>
        <w:t>ICADWrapper</w:t>
      </w:r>
      <w:proofErr w:type="spellEnd"/>
      <w:r w:rsidR="00C57736" w:rsidRPr="00C57736">
        <w:rPr>
          <w:sz w:val="28"/>
          <w:szCs w:val="28"/>
        </w:rPr>
        <w:t xml:space="preserve"> – </w:t>
      </w:r>
      <w:r w:rsidR="00C57736">
        <w:rPr>
          <w:sz w:val="28"/>
          <w:szCs w:val="28"/>
        </w:rPr>
        <w:t xml:space="preserve">это абстрактная </w:t>
      </w:r>
      <w:r w:rsidR="00C57736">
        <w:rPr>
          <w:sz w:val="28"/>
          <w:szCs w:val="28"/>
        </w:rPr>
        <w:lastRenderedPageBreak/>
        <w:t xml:space="preserve">сущность, которая предоставляет интерфейс для САПР обертки. </w:t>
      </w:r>
      <w:proofErr w:type="spellStart"/>
      <w:r w:rsidR="00C57736">
        <w:rPr>
          <w:sz w:val="28"/>
          <w:szCs w:val="28"/>
          <w:lang w:val="en-US"/>
        </w:rPr>
        <w:t>SolidWorksWrapper</w:t>
      </w:r>
      <w:proofErr w:type="spellEnd"/>
      <w:r w:rsidR="00C57736">
        <w:rPr>
          <w:sz w:val="28"/>
          <w:szCs w:val="28"/>
          <w:lang w:val="en-US"/>
        </w:rPr>
        <w:t xml:space="preserve"> </w:t>
      </w:r>
      <w:r w:rsidR="00C57736">
        <w:rPr>
          <w:sz w:val="28"/>
          <w:szCs w:val="28"/>
        </w:rPr>
        <w:t>реализует данную сущность.</w:t>
      </w:r>
    </w:p>
    <w:p w14:paraId="699BBF6B" w14:textId="2D77C3E4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Такой подход позволяет нам на зависеть от выбранной САПР, и гибко для каждой из САПР предоставлять свою реализацию.</w:t>
      </w:r>
    </w:p>
    <w:p w14:paraId="66A2DEAA" w14:textId="79946FBA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отвечающая за графические элементы и </w:t>
      </w:r>
      <w:proofErr w:type="spellStart"/>
      <w:r>
        <w:rPr>
          <w:sz w:val="28"/>
          <w:szCs w:val="28"/>
        </w:rPr>
        <w:t>контролы</w:t>
      </w:r>
      <w:proofErr w:type="spellEnd"/>
      <w:r>
        <w:rPr>
          <w:sz w:val="28"/>
          <w:szCs w:val="28"/>
        </w:rPr>
        <w:t xml:space="preserve"> графического интерфейса. Данная сущность </w:t>
      </w:r>
      <w:proofErr w:type="spellStart"/>
      <w:r>
        <w:rPr>
          <w:sz w:val="28"/>
          <w:szCs w:val="28"/>
        </w:rPr>
        <w:t>композирует</w:t>
      </w:r>
      <w:proofErr w:type="spellEnd"/>
      <w:r>
        <w:rPr>
          <w:sz w:val="28"/>
          <w:szCs w:val="28"/>
        </w:rPr>
        <w:t xml:space="preserve"> сущности </w:t>
      </w:r>
      <w:proofErr w:type="spellStart"/>
      <w:r>
        <w:rPr>
          <w:sz w:val="28"/>
          <w:szCs w:val="28"/>
          <w:lang w:val="en-US"/>
        </w:rPr>
        <w:t>WallCloclBuilder</w:t>
      </w:r>
      <w:proofErr w:type="spellEnd"/>
      <w:r w:rsidRPr="00C577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WallClockParameters</w:t>
      </w:r>
      <w:proofErr w:type="spellEnd"/>
      <w:r w:rsidRPr="00C577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же данная сущность отвечает за конкретную реализацию интерфейса </w:t>
      </w:r>
      <w:proofErr w:type="spellStart"/>
      <w:r>
        <w:rPr>
          <w:sz w:val="28"/>
          <w:szCs w:val="28"/>
          <w:lang w:val="en-US"/>
        </w:rPr>
        <w:t>ICADWrapper</w:t>
      </w:r>
      <w:proofErr w:type="spellEnd"/>
      <w:r w:rsidRPr="00C57736">
        <w:rPr>
          <w:sz w:val="28"/>
          <w:szCs w:val="28"/>
        </w:rPr>
        <w:t>.</w:t>
      </w:r>
    </w:p>
    <w:p w14:paraId="4E8F2416" w14:textId="485B1D0C" w:rsidR="00C57736" w:rsidRP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WallClockBuilder</w:t>
      </w:r>
      <w:proofErr w:type="spellEnd"/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описывающая процесс построения настенных часов в САПР. Сущность </w:t>
      </w:r>
      <w:proofErr w:type="spellStart"/>
      <w:r>
        <w:rPr>
          <w:sz w:val="28"/>
          <w:szCs w:val="28"/>
        </w:rPr>
        <w:t>композирует</w:t>
      </w:r>
      <w:proofErr w:type="spellEnd"/>
      <w:r>
        <w:rPr>
          <w:sz w:val="28"/>
          <w:szCs w:val="28"/>
        </w:rPr>
        <w:t xml:space="preserve"> интерфейс </w:t>
      </w:r>
      <w:proofErr w:type="spellStart"/>
      <w:r>
        <w:rPr>
          <w:sz w:val="28"/>
          <w:szCs w:val="28"/>
          <w:lang w:val="en-US"/>
        </w:rPr>
        <w:t>ICADWrapper</w:t>
      </w:r>
      <w:proofErr w:type="spellEnd"/>
      <w:r w:rsidRPr="00C5773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использует для построения сущность </w:t>
      </w:r>
      <w:proofErr w:type="spellStart"/>
      <w:r>
        <w:rPr>
          <w:sz w:val="28"/>
          <w:szCs w:val="28"/>
          <w:lang w:val="en-US"/>
        </w:rPr>
        <w:t>WallClockParameters</w:t>
      </w:r>
      <w:proofErr w:type="spellEnd"/>
      <w:r w:rsidRPr="00C57736">
        <w:rPr>
          <w:sz w:val="28"/>
          <w:szCs w:val="28"/>
        </w:rPr>
        <w:t>.</w:t>
      </w:r>
    </w:p>
    <w:p w14:paraId="5E890C0A" w14:textId="1A653BB4" w:rsidR="00173390" w:rsidRP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proofErr w:type="spellEnd"/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сущность, являющаяся бизнес-логикой приложения. Она содержит в себе все параметры настенных часов, необходимых для построения. Это самая независимая сущность в архитектуре. Для валидации параметров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>.</w:t>
      </w:r>
    </w:p>
    <w:p w14:paraId="38B0386A" w14:textId="19D15A22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статический класс, предоставляющий методы для валидации значений.</w:t>
      </w:r>
    </w:p>
    <w:p w14:paraId="0F7B8FE3" w14:textId="0936C3EE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интерфейс, предоставляющий различные методы для построения различных элементов в САПР.</w:t>
      </w:r>
    </w:p>
    <w:p w14:paraId="15072475" w14:textId="27C7A2C8" w:rsidR="00D80B26" w:rsidRDefault="006F7703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SolidWorksWrapper</w:t>
      </w:r>
      <w:proofErr w:type="spellEnd"/>
      <w:r w:rsidRPr="006F77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Pr="006F7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САПР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6F7703">
        <w:rPr>
          <w:rFonts w:ascii="Times New Roman" w:hAnsi="Times New Roman" w:cs="Times New Roman"/>
          <w:sz w:val="28"/>
          <w:szCs w:val="28"/>
        </w:rPr>
        <w:t>.</w:t>
      </w:r>
      <w:r w:rsidR="00D80B26">
        <w:rPr>
          <w:rFonts w:ascii="Times New Roman" w:hAnsi="Times New Roman" w:cs="Times New Roman"/>
          <w:sz w:val="28"/>
          <w:szCs w:val="28"/>
        </w:rPr>
        <w:br w:type="page"/>
      </w:r>
    </w:p>
    <w:p w14:paraId="30BCA9CD" w14:textId="46D64B12" w:rsidR="006F7703" w:rsidRPr="00E55726" w:rsidRDefault="00D80B26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2" w:name="_Toc153997338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02"/>
    </w:p>
    <w:p w14:paraId="260ABD25" w14:textId="0506F27C" w:rsidR="009F541E" w:rsidRDefault="009F541E" w:rsidP="00D80B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141CE" w14:textId="3FCEA390" w:rsidR="009F541E" w:rsidRDefault="009F541E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состоит из одного окна (рисунок 8.1). В левой части интерфейса располагаются элементы для ввода параметров необходимых для построения детали. В правой части располагается изображение с построенными часами и кнопки для построения, перехода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разработчика, переход на сайт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9F541E">
        <w:rPr>
          <w:rFonts w:ascii="Times New Roman" w:hAnsi="Times New Roman" w:cs="Times New Roman"/>
          <w:sz w:val="28"/>
          <w:szCs w:val="28"/>
        </w:rPr>
        <w:t>.</w:t>
      </w:r>
    </w:p>
    <w:p w14:paraId="75658EF8" w14:textId="1BFEA758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4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B70DEC" wp14:editId="39CEF992">
            <wp:extent cx="5940425" cy="4213860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9B8F" w14:textId="0062E35A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плагина</w:t>
      </w:r>
    </w:p>
    <w:p w14:paraId="6CB8B15C" w14:textId="04790313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799F0" w14:textId="0F5E1DFE" w:rsidR="009F541E" w:rsidRDefault="003B2D3A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построения без введенных параметров, деталь построится по умолчанию с минимальными значениями (рисунок 8.2).</w:t>
      </w:r>
    </w:p>
    <w:p w14:paraId="7AA4A8D7" w14:textId="74572BBE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7E9F8" wp14:editId="5A546FF0">
            <wp:extent cx="5940425" cy="3340100"/>
            <wp:effectExtent l="19050" t="19050" r="2222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1BE6" w14:textId="665F04D1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деталь с параметрами по умолчанию</w:t>
      </w:r>
    </w:p>
    <w:p w14:paraId="6648B830" w14:textId="0ECF09B8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48A1F" w14:textId="6D80AF8A" w:rsidR="003B2D3A" w:rsidRDefault="003B2D3A" w:rsidP="003B2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значениях (выходящих за границы допустимых, неудовлетворяющих зависимым параметрам), текстовое поле подсвечивается красным цветом и при попытке построить деталь, выводится сообщение о неправильности введенных значений (рисунок 8.3).</w:t>
      </w:r>
    </w:p>
    <w:p w14:paraId="7CDB3857" w14:textId="67049972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D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12E2B9" wp14:editId="7A5A5933">
            <wp:extent cx="5940425" cy="4222115"/>
            <wp:effectExtent l="19050" t="19050" r="2222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F8ED2" w14:textId="7FD83C2C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8.3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попытка построения детали при некорректных значениях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895368" w14:textId="732AB45B" w:rsidR="003B2D3A" w:rsidRPr="00E55726" w:rsidRDefault="003B2D3A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53997339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03"/>
    </w:p>
    <w:p w14:paraId="4855EC70" w14:textId="77777777" w:rsidR="00BF51DE" w:rsidRPr="003B2D3A" w:rsidRDefault="00BF51DE" w:rsidP="003B2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FC593" w14:textId="5F50C4C2" w:rsidR="00036550" w:rsidRDefault="00BF51DE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данного плагина проводилось тремя различными видами тестирования:</w:t>
      </w:r>
    </w:p>
    <w:p w14:paraId="38992137" w14:textId="68534F9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 – проверка функциональных требований приложения.</w:t>
      </w:r>
    </w:p>
    <w:p w14:paraId="5F224D6B" w14:textId="2FDB23E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 тестирование – вид тестирования, позволяющий изолировано проверить наименьшую единицу программы.</w:t>
      </w:r>
    </w:p>
    <w:p w14:paraId="04FE2726" w14:textId="33CB1EA2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– позволяет проверить работоспособность программы при экстремальных условиях использования.</w:t>
      </w:r>
    </w:p>
    <w:p w14:paraId="115A570E" w14:textId="570C8031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виды тестирования позволяют проверить работоспособность программы, соответствие функциональным требованиям и корректность работы отдельных модулей программы.</w:t>
      </w:r>
    </w:p>
    <w:p w14:paraId="159EC9C5" w14:textId="07AF489C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14B6E" w14:textId="4137FFD8" w:rsidR="00BF51DE" w:rsidRPr="00E55726" w:rsidRDefault="00BF51DE" w:rsidP="00E5572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4" w:name="_Toc153997340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9.1 </w:t>
      </w:r>
      <w:r w:rsidR="00863127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Функциональное тестирование</w:t>
      </w:r>
      <w:bookmarkEnd w:id="104"/>
    </w:p>
    <w:p w14:paraId="22B92426" w14:textId="33AC85DF" w:rsidR="00BF51DE" w:rsidRDefault="00BF51DE" w:rsidP="00BF51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87B19" w14:textId="683F8CAF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плагина при попытке построения с минимальными параметрами часов, максимальными параметрами и при попытке построения с некорректными значениями параметров.</w:t>
      </w:r>
    </w:p>
    <w:p w14:paraId="690505BD" w14:textId="0BF6E157" w:rsidR="0094456F" w:rsidRDefault="0094456F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деталь с минимальными параметрами детали (рисунок 9.1).</w:t>
      </w:r>
    </w:p>
    <w:p w14:paraId="192F6FD2" w14:textId="02630AE0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45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0CACA4" wp14:editId="47FC631B">
            <wp:extent cx="5940425" cy="383349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EEB8" w14:textId="1BB215D9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</w:t>
      </w:r>
      <w:r w:rsidR="007B6429">
        <w:rPr>
          <w:rFonts w:ascii="Times New Roman" w:hAnsi="Times New Roman" w:cs="Times New Roman"/>
          <w:sz w:val="28"/>
          <w:szCs w:val="28"/>
        </w:rPr>
        <w:t xml:space="preserve"> построение детали </w:t>
      </w:r>
      <w:r>
        <w:rPr>
          <w:rFonts w:ascii="Times New Roman" w:hAnsi="Times New Roman" w:cs="Times New Roman"/>
          <w:sz w:val="28"/>
          <w:szCs w:val="28"/>
        </w:rPr>
        <w:t>с минимальными значениями параметров</w:t>
      </w:r>
    </w:p>
    <w:p w14:paraId="19FCD81D" w14:textId="77777777" w:rsidR="007B6429" w:rsidRDefault="007B6429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D5613" w14:textId="5CA1973C" w:rsidR="0094456F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результата деталь правильно строится при минимальных значениях параметров.</w:t>
      </w:r>
    </w:p>
    <w:p w14:paraId="2F13F705" w14:textId="00E0CEEB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деталь, но теперь с максимальными значениями (рисунок 9.2).</w:t>
      </w:r>
    </w:p>
    <w:p w14:paraId="4B6EB469" w14:textId="77777777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1F066" w14:textId="4159EFFB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79D926" wp14:editId="06B3F8BC">
            <wp:extent cx="5940425" cy="3841115"/>
            <wp:effectExtent l="19050" t="19050" r="2222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460D" w14:textId="2F382C6B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построение детали с максимальными значениями параметров</w:t>
      </w:r>
    </w:p>
    <w:p w14:paraId="190CD0C7" w14:textId="77777777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523FD" w14:textId="4ECF0EEF" w:rsidR="009D7F66" w:rsidRDefault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вывод, что деталь правильно строится как при минимальных, так и при максимальных значениях параметров.</w:t>
      </w:r>
    </w:p>
    <w:p w14:paraId="787CCA07" w14:textId="4FE99408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произведем ситуацию, когда вводятся некорректные значения параметров, допустим не удовлетворяющие зависимым параметрам. Результат представлен на рисунке 9.3.</w:t>
      </w:r>
    </w:p>
    <w:p w14:paraId="4EE0E8CC" w14:textId="1F3FDB2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6A6517" wp14:editId="3E61F2E3">
            <wp:extent cx="5940425" cy="420243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2859" w14:textId="13FB7F71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попытка построения детали при некорректных значениях</w:t>
      </w:r>
    </w:p>
    <w:p w14:paraId="3254E0A7" w14:textId="7777777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80B2A9" w14:textId="645E9AF5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построения, программа выдает ошибку, что не позволяет пользователю получить деталь с некорректными значениями.</w:t>
      </w:r>
    </w:p>
    <w:p w14:paraId="1C6B9521" w14:textId="6644CA95" w:rsidR="00863127" w:rsidRDefault="00863127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CADC9" w14:textId="6D063975" w:rsidR="00863127" w:rsidRDefault="0086312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5" w:name="_Toc153997341"/>
      <w:r w:rsidRPr="00863127">
        <w:rPr>
          <w:rFonts w:ascii="Times New Roman" w:hAnsi="Times New Roman" w:cs="Times New Roman"/>
          <w:b/>
          <w:bCs/>
          <w:sz w:val="28"/>
          <w:szCs w:val="28"/>
        </w:rPr>
        <w:t xml:space="preserve">9.2 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863127">
        <w:rPr>
          <w:rFonts w:ascii="Times New Roman" w:hAnsi="Times New Roman" w:cs="Times New Roman"/>
          <w:b/>
          <w:bCs/>
          <w:sz w:val="28"/>
          <w:szCs w:val="28"/>
        </w:rPr>
        <w:t>одульное тестирование</w:t>
      </w:r>
      <w:bookmarkEnd w:id="105"/>
    </w:p>
    <w:p w14:paraId="22D73FBC" w14:textId="36B4C279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5781E" w14:textId="16F65804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проверки правильности работы отдельных методов и свойств, было проведено модульное тестирование. С помощью фреймворка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написаны модульные тесты на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proofErr w:type="spellEnd"/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8631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Прохождение тестов представлено на рисунке 9.4.</w:t>
      </w:r>
    </w:p>
    <w:p w14:paraId="039B54D1" w14:textId="7A828AFE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312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FCB207" wp14:editId="2CE207A6">
            <wp:extent cx="4048690" cy="5353797"/>
            <wp:effectExtent l="19050" t="19050" r="2857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5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B36D1" w14:textId="1E0DC7C5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9.4 – прохождение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тестов</w:t>
      </w:r>
    </w:p>
    <w:p w14:paraId="11B591FB" w14:textId="7DAE139C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33482D" w14:textId="74934332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тестами составил сто процентов.</w:t>
      </w:r>
    </w:p>
    <w:p w14:paraId="5085DB6F" w14:textId="3A401E58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8FAD2" w14:textId="705874C2" w:rsidR="00863127" w:rsidRPr="00863127" w:rsidRDefault="0086312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6" w:name="_Toc153997342"/>
      <w:r w:rsidRPr="00863127">
        <w:rPr>
          <w:rFonts w:ascii="Times New Roman" w:hAnsi="Times New Roman" w:cs="Times New Roman"/>
          <w:b/>
          <w:bCs/>
          <w:sz w:val="28"/>
          <w:szCs w:val="28"/>
        </w:rPr>
        <w:t>9.3 Нагрузочное тестирования</w:t>
      </w:r>
      <w:bookmarkEnd w:id="106"/>
    </w:p>
    <w:p w14:paraId="7A1D03B1" w14:textId="0C843A0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3DD10" w14:textId="11581305" w:rsidR="00863127" w:rsidRDefault="007D43B3" w:rsidP="00863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проверки производительности плагина, было проведено нагрузочное тестирование. Тестирование проводилось на ПК со следующими параметрами:</w:t>
      </w:r>
    </w:p>
    <w:p w14:paraId="7ADE538C" w14:textId="23BD964B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AMD Ryzen 3 3200U with Radeon Vega Mobile </w:t>
      </w:r>
      <w:proofErr w:type="spellStart"/>
      <w:r w:rsidRPr="007D43B3">
        <w:rPr>
          <w:rFonts w:ascii="Times New Roman" w:hAnsi="Times New Roman" w:cs="Times New Roman"/>
          <w:sz w:val="28"/>
          <w:szCs w:val="28"/>
          <w:lang w:val="en-US"/>
        </w:rPr>
        <w:t>Gfx</w:t>
      </w:r>
      <w:proofErr w:type="spellEnd"/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43B3">
        <w:rPr>
          <w:rFonts w:ascii="Times New Roman" w:hAnsi="Times New Roman" w:cs="Times New Roman"/>
          <w:sz w:val="28"/>
          <w:szCs w:val="28"/>
          <w:lang w:val="en-US"/>
        </w:rPr>
        <w:t>2.60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3B7B3C" w14:textId="70E379CD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sz w:val="28"/>
          <w:szCs w:val="28"/>
        </w:rPr>
        <w:t>гб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ОЗУ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C4A7C1" w14:textId="5D95D8DF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Встроенный графический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Vega</w:t>
      </w:r>
      <w:r w:rsidRPr="007D43B3">
        <w:rPr>
          <w:rFonts w:ascii="Times New Roman" w:hAnsi="Times New Roman" w:cs="Times New Roman"/>
          <w:sz w:val="28"/>
          <w:szCs w:val="28"/>
        </w:rPr>
        <w:t xml:space="preserve"> 3;</w:t>
      </w:r>
    </w:p>
    <w:p w14:paraId="58ADC1A5" w14:textId="4EB7D886" w:rsidR="007D43B3" w:rsidRDefault="007D43B3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тестирования был создан отдельный консольный проект с подключенным проектом модели. Запустим в бесконечном цикле построение детали со средними значениями параметров. Полученные результаты представим в виде графиков.</w:t>
      </w:r>
      <w:r w:rsidR="004B6B2E">
        <w:rPr>
          <w:rFonts w:ascii="Times New Roman" w:hAnsi="Times New Roman" w:cs="Times New Roman"/>
          <w:sz w:val="28"/>
          <w:szCs w:val="28"/>
        </w:rPr>
        <w:t xml:space="preserve"> График зависимости времени построения от номера итерации построения показан на рисунке 9.5.</w:t>
      </w:r>
    </w:p>
    <w:p w14:paraId="7DFA6684" w14:textId="0A3BCDFE" w:rsidR="004B6B2E" w:rsidRDefault="004B6B2E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5A3C73" w14:textId="0D9957FE" w:rsidR="004B6B2E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16E55" wp14:editId="41BC601D">
            <wp:extent cx="5146159" cy="3232298"/>
            <wp:effectExtent l="0" t="0" r="16510" b="635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F4C9F26" w14:textId="4D1458F3" w:rsidR="004B6B2E" w:rsidRDefault="004B6B2E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9.5 </w:t>
      </w:r>
      <w:r w:rsidR="00B230E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30EB">
        <w:rPr>
          <w:rFonts w:ascii="Times New Roman" w:hAnsi="Times New Roman" w:cs="Times New Roman"/>
          <w:sz w:val="28"/>
          <w:szCs w:val="28"/>
        </w:rPr>
        <w:t>график зависимости времени построения от номера построения</w:t>
      </w:r>
    </w:p>
    <w:p w14:paraId="20A52DE2" w14:textId="7BDDF524" w:rsidR="00B230EB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124F35" w14:textId="45F45A76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видно, что кривая скачкообразно растет вверх. Это означает, что при большем количестве построений время построения сильно растет, что может быть связано с расходами ресурсов компьютера повышения нагрузки на оперативную память, процессор и на графический процессор.</w:t>
      </w:r>
    </w:p>
    <w:p w14:paraId="48BE6BB6" w14:textId="77777777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9.6 изображен график зависимости расходуемой оперативной памяти от количества построений.</w:t>
      </w:r>
    </w:p>
    <w:p w14:paraId="4A3F4DF6" w14:textId="5F131B6E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A085E" wp14:editId="1AAE14B9">
            <wp:extent cx="5263117" cy="3168502"/>
            <wp:effectExtent l="0" t="0" r="13970" b="1333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B103A60" w14:textId="121E19DC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9.6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 зависимости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расходуемой ОЗУ от номера построения</w:t>
      </w:r>
    </w:p>
    <w:p w14:paraId="27D2C917" w14:textId="5C794BB9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5AE647" w14:textId="581403F2" w:rsidR="00B04FA3" w:rsidRDefault="000C754D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видно, что снятые показания используемой ОЗУ не значительно увеличиваются в зависимости от роста итерации построения, что может говорить о хорошем результате. Однако, тестирование длилось 16:34, общее количество построений - 43 модели, тестирование прекратилось от того,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процесс 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завершился с сообщением о том, что количество ресурсов памяти израсходовано. Получившийся график и явный результат работы противоположны друг другу. Это может означать, что управлением занимаемой памяти занимался файл подкачки, который временно </w:t>
      </w:r>
      <w:r w:rsidR="00B04FA3">
        <w:rPr>
          <w:rFonts w:ascii="Times New Roman" w:hAnsi="Times New Roman" w:cs="Times New Roman"/>
          <w:sz w:val="28"/>
          <w:szCs w:val="28"/>
        </w:rPr>
        <w:t xml:space="preserve">выделял память с диска, зарезервированную операционной системой, тем самым освобождая оперативную память. И когда выделенная память достигла своего предела, процесс просто завершился тем самым остановив тестирования. </w:t>
      </w:r>
      <w:proofErr w:type="gramStart"/>
      <w:r w:rsidR="00B04FA3">
        <w:rPr>
          <w:rFonts w:ascii="Times New Roman" w:hAnsi="Times New Roman" w:cs="Times New Roman"/>
          <w:sz w:val="28"/>
          <w:szCs w:val="28"/>
        </w:rPr>
        <w:t>Вторая версия такого поведения это то</w:t>
      </w:r>
      <w:proofErr w:type="gramEnd"/>
      <w:r w:rsidR="00B04FA3">
        <w:rPr>
          <w:rFonts w:ascii="Times New Roman" w:hAnsi="Times New Roman" w:cs="Times New Roman"/>
          <w:sz w:val="28"/>
          <w:szCs w:val="28"/>
        </w:rPr>
        <w:t xml:space="preserve">, что у 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есть свое внутреннее управление памятью –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SolidWorksResourceManager</w:t>
      </w:r>
      <w:proofErr w:type="spellEnd"/>
      <w:r w:rsidR="00B04FA3" w:rsidRPr="00B04FA3">
        <w:rPr>
          <w:rFonts w:ascii="Times New Roman" w:hAnsi="Times New Roman" w:cs="Times New Roman"/>
          <w:sz w:val="28"/>
          <w:szCs w:val="28"/>
        </w:rPr>
        <w:t xml:space="preserve">, </w:t>
      </w:r>
      <w:r w:rsidR="00B04FA3">
        <w:rPr>
          <w:rFonts w:ascii="Times New Roman" w:hAnsi="Times New Roman" w:cs="Times New Roman"/>
          <w:sz w:val="28"/>
          <w:szCs w:val="28"/>
        </w:rPr>
        <w:t>который решает такие ситуации и отвечает за выделение памяти под построение 3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деталей.</w:t>
      </w:r>
      <w:r w:rsidR="00B04FA3">
        <w:rPr>
          <w:rFonts w:ascii="Times New Roman" w:hAnsi="Times New Roman" w:cs="Times New Roman"/>
          <w:sz w:val="28"/>
          <w:szCs w:val="28"/>
        </w:rPr>
        <w:br w:type="page"/>
      </w:r>
    </w:p>
    <w:p w14:paraId="12E843E4" w14:textId="0B20093D" w:rsidR="00B230EB" w:rsidRPr="00E55726" w:rsidRDefault="00B04FA3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7" w:name="_Toc153997343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07"/>
    </w:p>
    <w:p w14:paraId="1E2D663C" w14:textId="77777777" w:rsidR="004B6B2E" w:rsidRPr="007D43B3" w:rsidRDefault="004B6B2E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C896D" w14:textId="227BC5AD" w:rsidR="00146A30" w:rsidRPr="00146A30" w:rsidRDefault="00146A30" w:rsidP="00E55726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8" w:name="_Toc153997344"/>
      <w:r w:rsidRPr="00E55726">
        <w:rPr>
          <w:rFonts w:ascii="Times New Roman" w:hAnsi="Times New Roman" w:cs="Times New Roman"/>
          <w:color w:val="auto"/>
          <w:sz w:val="28"/>
          <w:szCs w:val="28"/>
        </w:rPr>
        <w:t>В ходе выполнения лабораторных работ были изучены способы проектирования моделей, написание собственного плагина для выбранной САПР, изучено как проводить нагрузочное тестирование и оценивать его результаты.</w:t>
      </w:r>
      <w:r>
        <w:rPr>
          <w:rFonts w:ascii="Times New Roman" w:hAnsi="Times New Roman" w:cs="Times New Roman"/>
          <w:sz w:val="28"/>
          <w:szCs w:val="28"/>
        </w:rPr>
        <w:br w:type="page"/>
      </w:r>
      <w:r w:rsidRPr="00187A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108"/>
    </w:p>
    <w:p w14:paraId="1760D199" w14:textId="77777777" w:rsidR="00146A30" w:rsidRDefault="00146A30" w:rsidP="00146A3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559A7E" w14:textId="164CFC67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SolidWorks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 </w:t>
      </w:r>
      <w:hyperlink r:id="rId25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https://help.solidworks.com/2019/russian/SolidWorks/sldworks/c_solidworks_api.htm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(12.1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</w:t>
      </w:r>
    </w:p>
    <w:p w14:paraId="0714D1A8" w14:textId="37D6E154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Зачем нам UML? Или как сохранить себе нервы и время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доступа </w:t>
      </w:r>
      <w:hyperlink r:id="rId26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https://habr.com/ru/articles/458680/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</w:t>
      </w:r>
    </w:p>
    <w:p w14:paraId="44BBD380" w14:textId="01BCE885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Режим доступа </w:t>
      </w:r>
      <w:hyperlink r:id="rId27" w:anchor="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Autodesk_Inventor#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</w:t>
      </w:r>
    </w:p>
    <w:p w14:paraId="14777858" w14:textId="3F4C15B8" w:rsidR="00146A30" w:rsidRPr="00187A98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 - </w:t>
      </w:r>
      <w:hyperlink r:id="rId28" w:history="1">
        <w:r w:rsidRPr="00665548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(18.12.2023)</w:t>
      </w:r>
    </w:p>
    <w:p w14:paraId="456475FD" w14:textId="77777777" w:rsidR="005F21DD" w:rsidRPr="007D43B3" w:rsidRDefault="005F21DD" w:rsidP="00146A30"/>
    <w:sectPr w:rsidR="005F21DD" w:rsidRPr="007D43B3" w:rsidSect="003914F4"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Николай Набережнев" w:date="2023-10-04T15:10:00Z" w:initials="НН">
    <w:p w14:paraId="709D3E5F" w14:textId="77777777" w:rsidR="005F21DD" w:rsidRDefault="005F21DD" w:rsidP="005F21DD">
      <w:pPr>
        <w:pStyle w:val="a9"/>
      </w:pPr>
      <w:r>
        <w:rPr>
          <w:rStyle w:val="a8"/>
        </w:rPr>
        <w:annotationRef/>
      </w:r>
      <w:r>
        <w:t>для зависимых оставить только формулы</w:t>
      </w:r>
    </w:p>
    <w:p w14:paraId="5B6EC2A3" w14:textId="77777777" w:rsidR="005F21DD" w:rsidRDefault="005F21DD" w:rsidP="005F21DD">
      <w:pPr>
        <w:pStyle w:val="a9"/>
      </w:pPr>
    </w:p>
  </w:comment>
  <w:comment w:id="4" w:author="Семен Цуканов" w:date="2023-10-04T15:24:00Z" w:initials="СЦ">
    <w:p w14:paraId="432DD86E" w14:textId="77777777" w:rsidR="005F21DD" w:rsidRPr="003A15F7" w:rsidRDefault="005F21DD" w:rsidP="005F21DD">
      <w:pPr>
        <w:pStyle w:val="a9"/>
      </w:pPr>
      <w:r>
        <w:rPr>
          <w:rStyle w:val="a8"/>
        </w:rPr>
        <w:annotationRef/>
      </w:r>
      <w:r>
        <w:t>Сделано, где формулы, были убраны граничные значения, которые считаются по этим формулам</w:t>
      </w:r>
    </w:p>
  </w:comment>
  <w:comment w:id="5" w:author="Семен Цуканов" w:date="2023-10-04T15:25:00Z" w:initials="СЦ">
    <w:p w14:paraId="50D4DF68" w14:textId="77777777" w:rsidR="005F21DD" w:rsidRDefault="005F21DD" w:rsidP="005F21DD">
      <w:pPr>
        <w:pStyle w:val="a9"/>
      </w:pPr>
      <w:r>
        <w:rPr>
          <w:rStyle w:val="a8"/>
        </w:rPr>
        <w:annotationRef/>
      </w:r>
    </w:p>
  </w:comment>
  <w:comment w:id="6" w:author="Николай Набережнев" w:date="2023-10-04T15:11:00Z" w:initials="НН">
    <w:p w14:paraId="118B84C2" w14:textId="77777777" w:rsidR="005F21DD" w:rsidRDefault="005F21DD" w:rsidP="005F21DD">
      <w:pPr>
        <w:pStyle w:val="a9"/>
      </w:pPr>
      <w:r>
        <w:rPr>
          <w:rStyle w:val="a8"/>
        </w:rPr>
        <w:annotationRef/>
      </w:r>
      <w:r>
        <w:t xml:space="preserve">Если это </w:t>
      </w:r>
      <w:r>
        <w:t>доп функциональность, то из ТЗ ее вырезать, выбираться будет на более поздних этапах</w:t>
      </w:r>
    </w:p>
  </w:comment>
  <w:comment w:id="7" w:author="Семен Цуканов" w:date="2023-10-04T15:25:00Z" w:initials="СЦ">
    <w:p w14:paraId="3070B023" w14:textId="77777777" w:rsidR="005F21DD" w:rsidRDefault="005F21DD" w:rsidP="005F21DD">
      <w:pPr>
        <w:pStyle w:val="a9"/>
      </w:pPr>
      <w:r>
        <w:rPr>
          <w:rStyle w:val="a8"/>
        </w:rPr>
        <w:annotationRef/>
      </w:r>
      <w:r>
        <w:t xml:space="preserve">Это не доп. </w:t>
      </w:r>
      <w:r>
        <w:t>Функц.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6EC2A3" w15:done="0"/>
  <w15:commentEx w15:paraId="432DD86E" w15:paraIdParent="5B6EC2A3" w15:done="0"/>
  <w15:commentEx w15:paraId="50D4DF68" w15:paraIdParent="5B6EC2A3" w15:done="0"/>
  <w15:commentEx w15:paraId="118B84C2" w15:done="1"/>
  <w15:commentEx w15:paraId="3070B023" w15:paraIdParent="118B84C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80239" w16cex:dateUtc="2023-10-04T08:24:00Z"/>
  <w16cex:commentExtensible w16cex:durableId="28C80261" w16cex:dateUtc="2023-10-04T08:25:00Z"/>
  <w16cex:commentExtensible w16cex:durableId="28C80269" w16cex:dateUtc="2023-10-04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6EC2A3" w16cid:durableId="28C80125"/>
  <w16cid:commentId w16cid:paraId="432DD86E" w16cid:durableId="28C80239"/>
  <w16cid:commentId w16cid:paraId="50D4DF68" w16cid:durableId="28C80261"/>
  <w16cid:commentId w16cid:paraId="118B84C2" w16cid:durableId="28C80126"/>
  <w16cid:commentId w16cid:paraId="3070B023" w16cid:durableId="28C802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CF5DF" w14:textId="77777777" w:rsidR="00671D19" w:rsidRDefault="00671D19" w:rsidP="003914F4">
      <w:pPr>
        <w:spacing w:after="0" w:line="240" w:lineRule="auto"/>
      </w:pPr>
      <w:r>
        <w:separator/>
      </w:r>
    </w:p>
  </w:endnote>
  <w:endnote w:type="continuationSeparator" w:id="0">
    <w:p w14:paraId="17A69FA5" w14:textId="77777777" w:rsidR="00671D19" w:rsidRDefault="00671D19" w:rsidP="00391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7FA79" w14:textId="3D7E02BE" w:rsidR="003914F4" w:rsidRPr="003914F4" w:rsidRDefault="003914F4" w:rsidP="003914F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3914F4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06290" w14:textId="77777777" w:rsidR="00671D19" w:rsidRDefault="00671D19" w:rsidP="003914F4">
      <w:pPr>
        <w:spacing w:after="0" w:line="240" w:lineRule="auto"/>
      </w:pPr>
      <w:r>
        <w:separator/>
      </w:r>
    </w:p>
  </w:footnote>
  <w:footnote w:type="continuationSeparator" w:id="0">
    <w:p w14:paraId="64592E76" w14:textId="77777777" w:rsidR="00671D19" w:rsidRDefault="00671D19" w:rsidP="00391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BF5"/>
    <w:multiLevelType w:val="hybridMultilevel"/>
    <w:tmpl w:val="07EE7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111986"/>
    <w:multiLevelType w:val="hybridMultilevel"/>
    <w:tmpl w:val="B764E804"/>
    <w:lvl w:ilvl="0" w:tplc="3440C8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5DF481E"/>
    <w:multiLevelType w:val="hybridMultilevel"/>
    <w:tmpl w:val="3BD60262"/>
    <w:lvl w:ilvl="0" w:tplc="9ABC8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4C7255"/>
    <w:multiLevelType w:val="hybridMultilevel"/>
    <w:tmpl w:val="CB365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Николай Набережнев">
    <w15:presenceInfo w15:providerId="Windows Live" w15:userId="58ba054c96287d33"/>
  </w15:person>
  <w15:person w15:author="Семен Цуканов">
    <w15:presenceInfo w15:providerId="Windows Live" w15:userId="e5ffa465a08269c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A7"/>
    <w:rsid w:val="00036550"/>
    <w:rsid w:val="000B27D6"/>
    <w:rsid w:val="000C754D"/>
    <w:rsid w:val="000D3F4B"/>
    <w:rsid w:val="00146A30"/>
    <w:rsid w:val="001632A7"/>
    <w:rsid w:val="00173390"/>
    <w:rsid w:val="002E3A9A"/>
    <w:rsid w:val="002E4AEC"/>
    <w:rsid w:val="003914F4"/>
    <w:rsid w:val="003B2D3A"/>
    <w:rsid w:val="004A41DB"/>
    <w:rsid w:val="004B6B2E"/>
    <w:rsid w:val="00556F74"/>
    <w:rsid w:val="005E51ED"/>
    <w:rsid w:val="005F21DD"/>
    <w:rsid w:val="00671D19"/>
    <w:rsid w:val="006F7703"/>
    <w:rsid w:val="007365D6"/>
    <w:rsid w:val="007600C5"/>
    <w:rsid w:val="007712CD"/>
    <w:rsid w:val="007B6429"/>
    <w:rsid w:val="007D43B3"/>
    <w:rsid w:val="00814F6B"/>
    <w:rsid w:val="00863127"/>
    <w:rsid w:val="0094456F"/>
    <w:rsid w:val="009D7F66"/>
    <w:rsid w:val="009F541E"/>
    <w:rsid w:val="00A0511F"/>
    <w:rsid w:val="00B04FA3"/>
    <w:rsid w:val="00B230EB"/>
    <w:rsid w:val="00B3602B"/>
    <w:rsid w:val="00BC4B55"/>
    <w:rsid w:val="00BF51DE"/>
    <w:rsid w:val="00C17FC9"/>
    <w:rsid w:val="00C57736"/>
    <w:rsid w:val="00C913E1"/>
    <w:rsid w:val="00D06C98"/>
    <w:rsid w:val="00D10014"/>
    <w:rsid w:val="00D80B26"/>
    <w:rsid w:val="00E5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E137"/>
  <w15:chartTrackingRefBased/>
  <w15:docId w15:val="{646DED55-E650-4F4E-A0D4-4850122F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2A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5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14F4"/>
  </w:style>
  <w:style w:type="paragraph" w:styleId="a5">
    <w:name w:val="footer"/>
    <w:basedOn w:val="a"/>
    <w:link w:val="a6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14F4"/>
  </w:style>
  <w:style w:type="paragraph" w:styleId="a7">
    <w:name w:val="List Paragraph"/>
    <w:basedOn w:val="a"/>
    <w:uiPriority w:val="34"/>
    <w:qFormat/>
    <w:rsid w:val="005F21DD"/>
    <w:pPr>
      <w:spacing w:line="259" w:lineRule="auto"/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5F21D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F21D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F21DD"/>
    <w:rPr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17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46A30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146A3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55726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55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557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57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6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habr.com/ru/articles/4586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hyperlink" Target="https://help.solidworks.com/2019/russian/SolidWorks/sldworks/c_solidworks_api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chart" Target="charts/chart1.xml"/><Relationship Id="rId28" Type="http://schemas.openxmlformats.org/officeDocument/2006/relationships/hyperlink" Target="https://ru.wikipedia.org/wiki/UML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ru.wikipedia.org/wiki/Autodesk_Inventor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Лист1!$C$2:$C$45</c:f>
              <c:strCache>
                <c:ptCount val="44"/>
                <c:pt idx="0">
                  <c:v>0:00:25</c:v>
                </c:pt>
                <c:pt idx="1">
                  <c:v>0:00:41</c:v>
                </c:pt>
                <c:pt idx="2">
                  <c:v>0:01:00</c:v>
                </c:pt>
                <c:pt idx="3">
                  <c:v>0:01:16</c:v>
                </c:pt>
                <c:pt idx="4">
                  <c:v>0:01:31</c:v>
                </c:pt>
                <c:pt idx="5">
                  <c:v>0:01:50</c:v>
                </c:pt>
                <c:pt idx="6">
                  <c:v>0:02:07</c:v>
                </c:pt>
                <c:pt idx="7">
                  <c:v>0:02:24</c:v>
                </c:pt>
                <c:pt idx="8">
                  <c:v>0:02:41</c:v>
                </c:pt>
                <c:pt idx="9">
                  <c:v>0:02:59</c:v>
                </c:pt>
                <c:pt idx="10">
                  <c:v>0:03:17</c:v>
                </c:pt>
                <c:pt idx="11">
                  <c:v>0:03:35</c:v>
                </c:pt>
                <c:pt idx="12">
                  <c:v>0:03:54</c:v>
                </c:pt>
                <c:pt idx="13">
                  <c:v>0:04:13</c:v>
                </c:pt>
                <c:pt idx="14">
                  <c:v>0:04:32</c:v>
                </c:pt>
                <c:pt idx="15">
                  <c:v>0:04:52</c:v>
                </c:pt>
                <c:pt idx="16">
                  <c:v>0:05:15</c:v>
                </c:pt>
                <c:pt idx="17">
                  <c:v>0:05:38</c:v>
                </c:pt>
                <c:pt idx="18">
                  <c:v>0:06:01</c:v>
                </c:pt>
                <c:pt idx="19">
                  <c:v>0:06:23</c:v>
                </c:pt>
                <c:pt idx="20">
                  <c:v>0:06:44</c:v>
                </c:pt>
                <c:pt idx="21">
                  <c:v>0:07:05</c:v>
                </c:pt>
                <c:pt idx="22">
                  <c:v>0:07:26</c:v>
                </c:pt>
                <c:pt idx="23">
                  <c:v>0:07:48</c:v>
                </c:pt>
                <c:pt idx="24">
                  <c:v>0:08:09</c:v>
                </c:pt>
                <c:pt idx="25">
                  <c:v>0:08:31</c:v>
                </c:pt>
                <c:pt idx="26">
                  <c:v>0:08:55</c:v>
                </c:pt>
                <c:pt idx="27">
                  <c:v>0:09:18</c:v>
                </c:pt>
                <c:pt idx="28">
                  <c:v>0:09:42</c:v>
                </c:pt>
                <c:pt idx="29">
                  <c:v>0:10:06</c:v>
                </c:pt>
                <c:pt idx="30">
                  <c:v>0:10:30</c:v>
                </c:pt>
                <c:pt idx="31">
                  <c:v>0:10:55</c:v>
                </c:pt>
                <c:pt idx="32">
                  <c:v>0:11:20</c:v>
                </c:pt>
                <c:pt idx="33">
                  <c:v>0:11:46</c:v>
                </c:pt>
                <c:pt idx="34">
                  <c:v>0:12:12</c:v>
                </c:pt>
                <c:pt idx="35">
                  <c:v>0:12:38</c:v>
                </c:pt>
                <c:pt idx="36">
                  <c:v>0:13:04</c:v>
                </c:pt>
                <c:pt idx="37">
                  <c:v>0:13:32</c:v>
                </c:pt>
                <c:pt idx="38">
                  <c:v>0:14:02</c:v>
                </c:pt>
                <c:pt idx="39">
                  <c:v>0:14:33</c:v>
                </c:pt>
                <c:pt idx="40">
                  <c:v>0:15:03</c:v>
                </c:pt>
                <c:pt idx="41">
                  <c:v>0:15:34</c:v>
                </c:pt>
                <c:pt idx="42">
                  <c:v>0:16:04</c:v>
                </c:pt>
                <c:pt idx="43">
                  <c:v>0:16:34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Лист1!$G$8:$G$50</c:f>
              <c:numCache>
                <c:formatCode>h:mm:ss</c:formatCode>
                <c:ptCount val="43"/>
                <c:pt idx="0">
                  <c:v>1.8518518518518515E-4</c:v>
                </c:pt>
                <c:pt idx="1">
                  <c:v>2.1990740740740743E-4</c:v>
                </c:pt>
                <c:pt idx="2">
                  <c:v>1.8518518518518515E-4</c:v>
                </c:pt>
                <c:pt idx="3">
                  <c:v>1.7361111111111104E-4</c:v>
                </c:pt>
                <c:pt idx="4">
                  <c:v>2.1990740740740759E-4</c:v>
                </c:pt>
                <c:pt idx="5">
                  <c:v>1.9675925925925915E-4</c:v>
                </c:pt>
                <c:pt idx="6">
                  <c:v>1.9675925925925937E-4</c:v>
                </c:pt>
                <c:pt idx="7">
                  <c:v>1.9675925925925937E-4</c:v>
                </c:pt>
                <c:pt idx="8">
                  <c:v>2.0833333333333316E-4</c:v>
                </c:pt>
                <c:pt idx="9">
                  <c:v>2.0833333333333337E-4</c:v>
                </c:pt>
                <c:pt idx="10">
                  <c:v>2.0833333333333337E-4</c:v>
                </c:pt>
                <c:pt idx="11">
                  <c:v>2.1990740740740738E-4</c:v>
                </c:pt>
                <c:pt idx="12">
                  <c:v>2.1990740740740781E-4</c:v>
                </c:pt>
                <c:pt idx="13">
                  <c:v>2.1990740740740694E-4</c:v>
                </c:pt>
                <c:pt idx="14">
                  <c:v>2.3148148148148182E-4</c:v>
                </c:pt>
                <c:pt idx="15">
                  <c:v>2.6620370370370296E-4</c:v>
                </c:pt>
                <c:pt idx="16">
                  <c:v>2.6620370370370383E-4</c:v>
                </c:pt>
                <c:pt idx="17">
                  <c:v>2.6620370370370339E-4</c:v>
                </c:pt>
                <c:pt idx="18">
                  <c:v>2.5462962962963069E-4</c:v>
                </c:pt>
                <c:pt idx="19">
                  <c:v>2.4305555555555539E-4</c:v>
                </c:pt>
                <c:pt idx="20">
                  <c:v>2.4305555555555539E-4</c:v>
                </c:pt>
                <c:pt idx="21">
                  <c:v>2.4305555555555539E-4</c:v>
                </c:pt>
                <c:pt idx="22">
                  <c:v>2.5462962962962982E-4</c:v>
                </c:pt>
                <c:pt idx="23">
                  <c:v>2.4305555555555539E-4</c:v>
                </c:pt>
                <c:pt idx="24">
                  <c:v>2.5462962962962982E-4</c:v>
                </c:pt>
                <c:pt idx="25">
                  <c:v>2.7777777777777783E-4</c:v>
                </c:pt>
                <c:pt idx="26">
                  <c:v>2.6620370370370339E-4</c:v>
                </c:pt>
                <c:pt idx="27">
                  <c:v>2.7777777777777696E-4</c:v>
                </c:pt>
                <c:pt idx="28">
                  <c:v>2.777777777777787E-4</c:v>
                </c:pt>
                <c:pt idx="29">
                  <c:v>2.7777777777777696E-4</c:v>
                </c:pt>
                <c:pt idx="30">
                  <c:v>2.8935185185185227E-4</c:v>
                </c:pt>
                <c:pt idx="31">
                  <c:v>2.8935185185185314E-4</c:v>
                </c:pt>
                <c:pt idx="32">
                  <c:v>3.0092592592592497E-4</c:v>
                </c:pt>
                <c:pt idx="33">
                  <c:v>3.0092592592592497E-4</c:v>
                </c:pt>
                <c:pt idx="34">
                  <c:v>3.0092592592592671E-4</c:v>
                </c:pt>
                <c:pt idx="35">
                  <c:v>3.0092592592592497E-4</c:v>
                </c:pt>
                <c:pt idx="36">
                  <c:v>3.2407407407407558E-4</c:v>
                </c:pt>
                <c:pt idx="37">
                  <c:v>3.4722222222222272E-4</c:v>
                </c:pt>
                <c:pt idx="38">
                  <c:v>3.5879629629629629E-4</c:v>
                </c:pt>
                <c:pt idx="39">
                  <c:v>3.4722222222222272E-4</c:v>
                </c:pt>
                <c:pt idx="40">
                  <c:v>3.5879629629629456E-4</c:v>
                </c:pt>
                <c:pt idx="41">
                  <c:v>3.4722222222222272E-4</c:v>
                </c:pt>
                <c:pt idx="42">
                  <c:v>3.4722222222222099E-4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1B-4997-995A-A5493BF573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Лист1!$D$2:$D$45</c:f>
              <c:numCache>
                <c:formatCode>General</c:formatCode>
                <c:ptCount val="44"/>
                <c:pt idx="0">
                  <c:v>5.1920471191406303</c:v>
                </c:pt>
                <c:pt idx="1">
                  <c:v>5.3809432983398402</c:v>
                </c:pt>
                <c:pt idx="2">
                  <c:v>5.5081787109375</c:v>
                </c:pt>
                <c:pt idx="3">
                  <c:v>5.4795112609863299</c:v>
                </c:pt>
                <c:pt idx="4">
                  <c:v>5.5029335021972701</c:v>
                </c:pt>
                <c:pt idx="5">
                  <c:v>5.5614356994628897</c:v>
                </c:pt>
                <c:pt idx="6">
                  <c:v>5.6195907592773402</c:v>
                </c:pt>
                <c:pt idx="7">
                  <c:v>5.5632133483886701</c:v>
                </c:pt>
                <c:pt idx="8">
                  <c:v>5.6750106811523402</c:v>
                </c:pt>
                <c:pt idx="9">
                  <c:v>5.7630882263183603</c:v>
                </c:pt>
                <c:pt idx="10">
                  <c:v>5.6395530700683603</c:v>
                </c:pt>
                <c:pt idx="11">
                  <c:v>5.7708282470703098</c:v>
                </c:pt>
                <c:pt idx="12">
                  <c:v>5.7795982360839799</c:v>
                </c:pt>
                <c:pt idx="13">
                  <c:v>5.6111488342285201</c:v>
                </c:pt>
                <c:pt idx="14">
                  <c:v>5.7359466552734402</c:v>
                </c:pt>
                <c:pt idx="15">
                  <c:v>5.8097000122070304</c:v>
                </c:pt>
                <c:pt idx="16">
                  <c:v>5.5754776000976598</c:v>
                </c:pt>
                <c:pt idx="17">
                  <c:v>5.6322326660156303</c:v>
                </c:pt>
                <c:pt idx="18">
                  <c:v>5.6958541870117196</c:v>
                </c:pt>
                <c:pt idx="19">
                  <c:v>5.7095260620117196</c:v>
                </c:pt>
                <c:pt idx="20">
                  <c:v>5.74444580078125</c:v>
                </c:pt>
                <c:pt idx="21">
                  <c:v>5.7047233581543004</c:v>
                </c:pt>
                <c:pt idx="22">
                  <c:v>5.7719650268554696</c:v>
                </c:pt>
                <c:pt idx="23">
                  <c:v>5.7848701477050799</c:v>
                </c:pt>
                <c:pt idx="24">
                  <c:v>5.7164459228515598</c:v>
                </c:pt>
                <c:pt idx="25">
                  <c:v>5.7055473327636701</c:v>
                </c:pt>
                <c:pt idx="26">
                  <c:v>5.7945861816406303</c:v>
                </c:pt>
                <c:pt idx="27">
                  <c:v>5.7404136657714799</c:v>
                </c:pt>
                <c:pt idx="28">
                  <c:v>5.7124748229980504</c:v>
                </c:pt>
                <c:pt idx="29">
                  <c:v>5.6515235900878897</c:v>
                </c:pt>
                <c:pt idx="30">
                  <c:v>5.7378082275390598</c:v>
                </c:pt>
                <c:pt idx="31">
                  <c:v>5.7328300476074201</c:v>
                </c:pt>
                <c:pt idx="32">
                  <c:v>5.7449455261230504</c:v>
                </c:pt>
                <c:pt idx="33">
                  <c:v>5.7090797424316397</c:v>
                </c:pt>
                <c:pt idx="34">
                  <c:v>5.7232208251953098</c:v>
                </c:pt>
                <c:pt idx="35">
                  <c:v>5.7317695617675799</c:v>
                </c:pt>
                <c:pt idx="36">
                  <c:v>5.7261543273925799</c:v>
                </c:pt>
                <c:pt idx="37">
                  <c:v>5.7080497741699201</c:v>
                </c:pt>
                <c:pt idx="38">
                  <c:v>5.7076835632324201</c:v>
                </c:pt>
                <c:pt idx="39">
                  <c:v>5.7473564147949201</c:v>
                </c:pt>
                <c:pt idx="40">
                  <c:v>5.7500228881835902</c:v>
                </c:pt>
                <c:pt idx="41">
                  <c:v>5.6676559448242196</c:v>
                </c:pt>
                <c:pt idx="42">
                  <c:v>5.7137870788574201</c:v>
                </c:pt>
                <c:pt idx="43">
                  <c:v>5.6971931457519496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92-4484-9457-5CECDD81CE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Лист1!$C$2:$C$45</c15:sqref>
                        </c15:formulaRef>
                      </c:ext>
                    </c:extLst>
                    <c:strCache>
                      <c:ptCount val="44"/>
                      <c:pt idx="0">
                        <c:v>0:00:25</c:v>
                      </c:pt>
                      <c:pt idx="1">
                        <c:v>0:00:41</c:v>
                      </c:pt>
                      <c:pt idx="2">
                        <c:v>0:01:00</c:v>
                      </c:pt>
                      <c:pt idx="3">
                        <c:v>0:01:16</c:v>
                      </c:pt>
                      <c:pt idx="4">
                        <c:v>0:01:31</c:v>
                      </c:pt>
                      <c:pt idx="5">
                        <c:v>0:01:50</c:v>
                      </c:pt>
                      <c:pt idx="6">
                        <c:v>0:02:07</c:v>
                      </c:pt>
                      <c:pt idx="7">
                        <c:v>0:02:24</c:v>
                      </c:pt>
                      <c:pt idx="8">
                        <c:v>0:02:41</c:v>
                      </c:pt>
                      <c:pt idx="9">
                        <c:v>0:02:59</c:v>
                      </c:pt>
                      <c:pt idx="10">
                        <c:v>0:03:17</c:v>
                      </c:pt>
                      <c:pt idx="11">
                        <c:v>0:03:35</c:v>
                      </c:pt>
                      <c:pt idx="12">
                        <c:v>0:03:54</c:v>
                      </c:pt>
                      <c:pt idx="13">
                        <c:v>0:04:13</c:v>
                      </c:pt>
                      <c:pt idx="14">
                        <c:v>0:04:32</c:v>
                      </c:pt>
                      <c:pt idx="15">
                        <c:v>0:04:52</c:v>
                      </c:pt>
                      <c:pt idx="16">
                        <c:v>0:05:15</c:v>
                      </c:pt>
                      <c:pt idx="17">
                        <c:v>0:05:38</c:v>
                      </c:pt>
                      <c:pt idx="18">
                        <c:v>0:06:01</c:v>
                      </c:pt>
                      <c:pt idx="19">
                        <c:v>0:06:23</c:v>
                      </c:pt>
                      <c:pt idx="20">
                        <c:v>0:06:44</c:v>
                      </c:pt>
                      <c:pt idx="21">
                        <c:v>0:07:05</c:v>
                      </c:pt>
                      <c:pt idx="22">
                        <c:v>0:07:26</c:v>
                      </c:pt>
                      <c:pt idx="23">
                        <c:v>0:07:48</c:v>
                      </c:pt>
                      <c:pt idx="24">
                        <c:v>0:08:09</c:v>
                      </c:pt>
                      <c:pt idx="25">
                        <c:v>0:08:31</c:v>
                      </c:pt>
                      <c:pt idx="26">
                        <c:v>0:08:55</c:v>
                      </c:pt>
                      <c:pt idx="27">
                        <c:v>0:09:18</c:v>
                      </c:pt>
                      <c:pt idx="28">
                        <c:v>0:09:42</c:v>
                      </c:pt>
                      <c:pt idx="29">
                        <c:v>0:10:06</c:v>
                      </c:pt>
                      <c:pt idx="30">
                        <c:v>0:10:30</c:v>
                      </c:pt>
                      <c:pt idx="31">
                        <c:v>0:10:55</c:v>
                      </c:pt>
                      <c:pt idx="32">
                        <c:v>0:11:20</c:v>
                      </c:pt>
                      <c:pt idx="33">
                        <c:v>0:11:46</c:v>
                      </c:pt>
                      <c:pt idx="34">
                        <c:v>0:12:12</c:v>
                      </c:pt>
                      <c:pt idx="35">
                        <c:v>0:12:38</c:v>
                      </c:pt>
                      <c:pt idx="36">
                        <c:v>0:13:04</c:v>
                      </c:pt>
                      <c:pt idx="37">
                        <c:v>0:13:32</c:v>
                      </c:pt>
                      <c:pt idx="38">
                        <c:v>0:14:02</c:v>
                      </c:pt>
                      <c:pt idx="39">
                        <c:v>0:14:33</c:v>
                      </c:pt>
                      <c:pt idx="40">
                        <c:v>0:15:03</c:v>
                      </c:pt>
                      <c:pt idx="41">
                        <c:v>0:15:34</c:v>
                      </c:pt>
                      <c:pt idx="42">
                        <c:v>0:16:04</c:v>
                      </c:pt>
                      <c:pt idx="43">
                        <c:v>0:16:34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Лист1!$G$8:$G$50</c15:sqref>
                        </c15:formulaRef>
                      </c:ext>
                    </c:extLst>
                    <c:numCache>
                      <c:formatCode>h:mm:ss</c:formatCode>
                      <c:ptCount val="43"/>
                      <c:pt idx="0">
                        <c:v>1.8518518518518515E-4</c:v>
                      </c:pt>
                      <c:pt idx="1">
                        <c:v>2.1990740740740743E-4</c:v>
                      </c:pt>
                      <c:pt idx="2">
                        <c:v>1.8518518518518515E-4</c:v>
                      </c:pt>
                      <c:pt idx="3">
                        <c:v>1.7361111111111104E-4</c:v>
                      </c:pt>
                      <c:pt idx="4">
                        <c:v>2.1990740740740759E-4</c:v>
                      </c:pt>
                      <c:pt idx="5">
                        <c:v>1.9675925925925915E-4</c:v>
                      </c:pt>
                      <c:pt idx="6">
                        <c:v>1.9675925925925937E-4</c:v>
                      </c:pt>
                      <c:pt idx="7">
                        <c:v>1.9675925925925937E-4</c:v>
                      </c:pt>
                      <c:pt idx="8">
                        <c:v>2.0833333333333316E-4</c:v>
                      </c:pt>
                      <c:pt idx="9">
                        <c:v>2.0833333333333337E-4</c:v>
                      </c:pt>
                      <c:pt idx="10">
                        <c:v>2.0833333333333337E-4</c:v>
                      </c:pt>
                      <c:pt idx="11">
                        <c:v>2.1990740740740738E-4</c:v>
                      </c:pt>
                      <c:pt idx="12">
                        <c:v>2.1990740740740781E-4</c:v>
                      </c:pt>
                      <c:pt idx="13">
                        <c:v>2.1990740740740694E-4</c:v>
                      </c:pt>
                      <c:pt idx="14">
                        <c:v>2.3148148148148182E-4</c:v>
                      </c:pt>
                      <c:pt idx="15">
                        <c:v>2.6620370370370296E-4</c:v>
                      </c:pt>
                      <c:pt idx="16">
                        <c:v>2.6620370370370383E-4</c:v>
                      </c:pt>
                      <c:pt idx="17">
                        <c:v>2.6620370370370339E-4</c:v>
                      </c:pt>
                      <c:pt idx="18">
                        <c:v>2.5462962962963069E-4</c:v>
                      </c:pt>
                      <c:pt idx="19">
                        <c:v>2.4305555555555539E-4</c:v>
                      </c:pt>
                      <c:pt idx="20">
                        <c:v>2.4305555555555539E-4</c:v>
                      </c:pt>
                      <c:pt idx="21">
                        <c:v>2.4305555555555539E-4</c:v>
                      </c:pt>
                      <c:pt idx="22">
                        <c:v>2.5462962962962982E-4</c:v>
                      </c:pt>
                      <c:pt idx="23">
                        <c:v>2.4305555555555539E-4</c:v>
                      </c:pt>
                      <c:pt idx="24">
                        <c:v>2.5462962962962982E-4</c:v>
                      </c:pt>
                      <c:pt idx="25">
                        <c:v>2.7777777777777783E-4</c:v>
                      </c:pt>
                      <c:pt idx="26">
                        <c:v>2.6620370370370339E-4</c:v>
                      </c:pt>
                      <c:pt idx="27">
                        <c:v>2.7777777777777696E-4</c:v>
                      </c:pt>
                      <c:pt idx="28">
                        <c:v>2.777777777777787E-4</c:v>
                      </c:pt>
                      <c:pt idx="29">
                        <c:v>2.7777777777777696E-4</c:v>
                      </c:pt>
                      <c:pt idx="30">
                        <c:v>2.8935185185185227E-4</c:v>
                      </c:pt>
                      <c:pt idx="31">
                        <c:v>2.8935185185185314E-4</c:v>
                      </c:pt>
                      <c:pt idx="32">
                        <c:v>3.0092592592592497E-4</c:v>
                      </c:pt>
                      <c:pt idx="33">
                        <c:v>3.0092592592592497E-4</c:v>
                      </c:pt>
                      <c:pt idx="34">
                        <c:v>3.0092592592592671E-4</c:v>
                      </c:pt>
                      <c:pt idx="35">
                        <c:v>3.0092592592592497E-4</c:v>
                      </c:pt>
                      <c:pt idx="36">
                        <c:v>3.2407407407407558E-4</c:v>
                      </c:pt>
                      <c:pt idx="37">
                        <c:v>3.4722222222222272E-4</c:v>
                      </c:pt>
                      <c:pt idx="38">
                        <c:v>3.5879629629629629E-4</c:v>
                      </c:pt>
                      <c:pt idx="39">
                        <c:v>3.4722222222222272E-4</c:v>
                      </c:pt>
                      <c:pt idx="40">
                        <c:v>3.5879629629629456E-4</c:v>
                      </c:pt>
                      <c:pt idx="41">
                        <c:v>3.4722222222222272E-4</c:v>
                      </c:pt>
                      <c:pt idx="42">
                        <c:v>3.4722222222222099E-4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992-4484-9457-5CECDD81CEBB}"/>
                  </c:ext>
                </c:extLst>
              </c15:ser>
            </c15:filteredLineSeries>
          </c:ext>
        </c:extLst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Расходуемая</a:t>
                </a:r>
                <a:r>
                  <a:rPr lang="ru-RU" baseline="0"/>
                  <a:t> память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5A19E-BBDD-4FEE-90A1-23623E58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25</Pages>
  <Words>2321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Цуканов</dc:creator>
  <cp:keywords/>
  <dc:description/>
  <cp:lastModifiedBy>Семен Цуканов</cp:lastModifiedBy>
  <cp:revision>11</cp:revision>
  <dcterms:created xsi:type="dcterms:W3CDTF">2023-12-12T15:45:00Z</dcterms:created>
  <dcterms:modified xsi:type="dcterms:W3CDTF">2023-12-20T13:45:00Z</dcterms:modified>
</cp:coreProperties>
</file>